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4A0434" w14:textId="5B664FE5" w:rsidR="00C96F1F" w:rsidRDefault="00E61E8E">
      <w:r>
        <w:rPr>
          <w:noProof/>
        </w:rPr>
        <w:drawing>
          <wp:inline distT="0" distB="0" distL="0" distR="0" wp14:anchorId="7F13F375" wp14:editId="6FD68B5E">
            <wp:extent cx="5731510" cy="3582648"/>
            <wp:effectExtent l="0" t="0" r="2540" b="0"/>
            <wp:docPr id="1200722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722659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DEE40" w14:textId="3BA3127F" w:rsidR="00E61E8E" w:rsidRDefault="00E61E8E" w:rsidP="00E61E8E">
      <w:pPr>
        <w:spacing w:line="480" w:lineRule="auto"/>
        <w:jc w:val="both"/>
      </w:pPr>
      <w:r w:rsidRPr="00B77FF1">
        <w:rPr>
          <w:rFonts w:ascii="Arial" w:hAnsi="Arial" w:cs="Arial"/>
          <w:color w:val="000000" w:themeColor="text1"/>
        </w:rPr>
        <w:t xml:space="preserve">Figure </w:t>
      </w:r>
      <w:del w:id="0" w:author="Man Lim Ho" w:date="2024-07-08T16:30:00Z" w16du:dateUtc="2024-07-08T06:30:00Z">
        <w:r w:rsidDel="001C789C">
          <w:rPr>
            <w:rFonts w:ascii="Arial" w:hAnsi="Arial" w:cs="Arial"/>
            <w:color w:val="000000" w:themeColor="text1"/>
          </w:rPr>
          <w:delText>8</w:delText>
        </w:r>
        <w:r w:rsidRPr="00B77FF1" w:rsidDel="001C789C">
          <w:rPr>
            <w:rFonts w:ascii="Arial" w:hAnsi="Arial" w:cs="Arial"/>
            <w:color w:val="000000" w:themeColor="text1"/>
          </w:rPr>
          <w:delText>a</w:delText>
        </w:r>
      </w:del>
      <w:ins w:id="1" w:author="Man Lim Ho" w:date="2024-07-08T16:30:00Z" w16du:dateUtc="2024-07-08T06:30:00Z">
        <w:r w:rsidR="001C789C">
          <w:rPr>
            <w:rFonts w:ascii="Arial" w:hAnsi="Arial" w:cs="Arial"/>
            <w:color w:val="000000" w:themeColor="text1"/>
          </w:rPr>
          <w:t>9</w:t>
        </w:r>
      </w:ins>
      <w:ins w:id="2" w:author="Man Lim Ho" w:date="2024-07-08T16:31:00Z" w16du:dateUtc="2024-07-08T06:31:00Z">
        <w:r w:rsidR="00A767F3">
          <w:rPr>
            <w:rFonts w:ascii="Arial" w:hAnsi="Arial" w:cs="Arial"/>
            <w:color w:val="000000" w:themeColor="text1"/>
          </w:rPr>
          <w:t xml:space="preserve"> </w:t>
        </w:r>
      </w:ins>
      <w:ins w:id="3" w:author="Man Lim Ho" w:date="2024-07-08T16:30:00Z" w16du:dateUtc="2024-07-08T06:30:00Z">
        <w:r w:rsidR="001C789C" w:rsidRPr="00B77FF1">
          <w:rPr>
            <w:rFonts w:ascii="Arial" w:hAnsi="Arial" w:cs="Arial"/>
            <w:color w:val="000000" w:themeColor="text1"/>
          </w:rPr>
          <w:t>a</w:t>
        </w:r>
      </w:ins>
      <w:r w:rsidRPr="00B77FF1">
        <w:rPr>
          <w:rFonts w:ascii="Arial" w:hAnsi="Arial" w:cs="Arial"/>
          <w:color w:val="000000" w:themeColor="text1"/>
        </w:rPr>
        <w:t>) Donut plot showing the proximity of the locations of studies to the closest EEZ across all literature in this systematic map</w:t>
      </w:r>
      <w:del w:id="4" w:author="Man Lim Ho" w:date="2024-06-25T11:08:00Z" w16du:dateUtc="2024-06-25T01:08:00Z">
        <w:r w:rsidRPr="00B77FF1" w:rsidDel="00D5541D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>. b) Donut plot showing the proportions of studies that took place in a protected area</w:t>
      </w:r>
      <w:del w:id="5" w:author="Man Lim Ho" w:date="2024-06-25T11:08:00Z" w16du:dateUtc="2024-06-25T01:08:00Z">
        <w:r w:rsidRPr="00B77FF1" w:rsidDel="00D5541D">
          <w:rPr>
            <w:rFonts w:ascii="Arial" w:hAnsi="Arial" w:cs="Arial"/>
            <w:color w:val="000000" w:themeColor="text1"/>
          </w:rPr>
          <w:delText>, created using R package ggplot2</w:delText>
        </w:r>
      </w:del>
      <w:r w:rsidRPr="00B77FF1">
        <w:rPr>
          <w:rFonts w:ascii="Arial" w:hAnsi="Arial" w:cs="Arial"/>
          <w:color w:val="000000" w:themeColor="text1"/>
        </w:rPr>
        <w:t>.</w:t>
      </w:r>
    </w:p>
    <w:sectPr w:rsidR="00E61E8E" w:rsidSect="00E61E8E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Man Lim Ho">
    <w15:presenceInfo w15:providerId="AD" w15:userId="S::z3489017@ad.unsw.edu.au::d478686e-be09-41cb-9a63-8a1a2ea93f4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E8E"/>
    <w:rsid w:val="00013A6F"/>
    <w:rsid w:val="0010574A"/>
    <w:rsid w:val="00142D3A"/>
    <w:rsid w:val="001C789C"/>
    <w:rsid w:val="00335237"/>
    <w:rsid w:val="00785E6F"/>
    <w:rsid w:val="00840DCA"/>
    <w:rsid w:val="00A767F3"/>
    <w:rsid w:val="00C96F1F"/>
    <w:rsid w:val="00D5541D"/>
    <w:rsid w:val="00E61E8E"/>
    <w:rsid w:val="00F85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72E4A"/>
  <w15:chartTrackingRefBased/>
  <w15:docId w15:val="{79F3F96C-2ADC-49AF-8C08-25595A6063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1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1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1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1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1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1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1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1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1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1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1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1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1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1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1E8E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D5541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1/relationships/people" Target="people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43</Words>
  <Characters>251</Characters>
  <Application>Microsoft Office Word</Application>
  <DocSecurity>0</DocSecurity>
  <Lines>2</Lines>
  <Paragraphs>1</Paragraphs>
  <ScaleCrop>false</ScaleCrop>
  <Company/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 Lim Ho</dc:creator>
  <cp:keywords/>
  <dc:description/>
  <cp:lastModifiedBy>Man Lim Ho</cp:lastModifiedBy>
  <cp:revision>5</cp:revision>
  <dcterms:created xsi:type="dcterms:W3CDTF">2024-04-10T01:48:00Z</dcterms:created>
  <dcterms:modified xsi:type="dcterms:W3CDTF">2024-07-08T06:31:00Z</dcterms:modified>
</cp:coreProperties>
</file>