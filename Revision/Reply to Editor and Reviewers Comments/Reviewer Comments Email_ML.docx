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4A873" w14:textId="77777777" w:rsidR="009D25DE" w:rsidRDefault="009D25DE" w:rsidP="009D25DE">
      <w:pPr>
        <w:spacing w:before="240" w:line="480" w:lineRule="auto"/>
        <w:jc w:val="both"/>
        <w:rPr>
          <w:moveTo w:id="0" w:author="Man Lim Ho" w:date="2024-07-11T10:55:00Z" w16du:dateUtc="2024-07-11T00:55:00Z"/>
          <w:rFonts w:ascii="Arial" w:hAnsi="Arial" w:cs="Arial"/>
          <w:color w:val="000033"/>
          <w:sz w:val="24"/>
          <w:szCs w:val="24"/>
          <w:shd w:val="clear" w:color="auto" w:fill="FFFFFF"/>
        </w:rPr>
      </w:pPr>
      <w:moveToRangeStart w:id="1" w:author="Man Lim Ho" w:date="2024-07-11T10:55:00Z" w:name="move171587773"/>
      <w:moveTo w:id="2" w:author="Man Lim Ho" w:date="2024-07-11T10:55:00Z" w16du:dateUtc="2024-07-11T00:55:00Z">
        <w:r w:rsidRPr="00072883">
          <w:rPr>
            <w:rFonts w:ascii="Arial" w:hAnsi="Arial" w:cs="Arial"/>
            <w:color w:val="000033"/>
            <w:sz w:val="24"/>
            <w:szCs w:val="24"/>
            <w:shd w:val="clear" w:color="auto" w:fill="FFFFFF"/>
          </w:rPr>
          <w:t>ENEV-D-24-00044</w:t>
        </w:r>
        <w:r w:rsidRPr="00072883">
          <w:rPr>
            <w:rFonts w:ascii="Arial" w:hAnsi="Arial" w:cs="Arial"/>
            <w:color w:val="000033"/>
            <w:sz w:val="24"/>
            <w:szCs w:val="24"/>
          </w:rPr>
          <w:br/>
        </w:r>
        <w:r w:rsidRPr="00072883">
          <w:rPr>
            <w:rFonts w:ascii="Arial" w:hAnsi="Arial" w:cs="Arial"/>
            <w:color w:val="000033"/>
            <w:sz w:val="24"/>
            <w:szCs w:val="24"/>
            <w:shd w:val="clear" w:color="auto" w:fill="FFFFFF"/>
          </w:rPr>
          <w:t>What is the evidence for the impact of ocean warming on subtropical and temperate corals and coral reefs? A systematic map.</w:t>
        </w:r>
      </w:moveTo>
    </w:p>
    <w:p w14:paraId="29EEFB4D" w14:textId="77777777" w:rsidR="009D25DE" w:rsidRDefault="009D25DE" w:rsidP="009D25DE">
      <w:pPr>
        <w:spacing w:before="240" w:line="480" w:lineRule="auto"/>
        <w:jc w:val="both"/>
        <w:rPr>
          <w:moveTo w:id="3" w:author="Man Lim Ho" w:date="2024-07-11T10:55:00Z" w16du:dateUtc="2024-07-11T00:55:00Z"/>
          <w:rFonts w:ascii="Arial" w:hAnsi="Arial" w:cs="Arial"/>
          <w:color w:val="000033"/>
          <w:sz w:val="24"/>
          <w:szCs w:val="24"/>
          <w:shd w:val="clear" w:color="auto" w:fill="FFFFFF"/>
        </w:rPr>
      </w:pPr>
      <w:proofErr w:type="gramStart"/>
      <w:moveTo w:id="4" w:author="Man Lim Ho" w:date="2024-07-11T10:55:00Z" w16du:dateUtc="2024-07-11T00:55:00Z">
        <w:r w:rsidRPr="00072883">
          <w:rPr>
            <w:rFonts w:ascii="Arial" w:hAnsi="Arial" w:cs="Arial"/>
            <w:color w:val="000033"/>
            <w:sz w:val="24"/>
            <w:szCs w:val="24"/>
            <w:shd w:val="clear" w:color="auto" w:fill="FFFFFF"/>
          </w:rPr>
          <w:t>Man</w:t>
        </w:r>
        <w:proofErr w:type="gramEnd"/>
        <w:r w:rsidRPr="00072883">
          <w:rPr>
            <w:rFonts w:ascii="Arial" w:hAnsi="Arial" w:cs="Arial"/>
            <w:color w:val="000033"/>
            <w:sz w:val="24"/>
            <w:szCs w:val="24"/>
            <w:shd w:val="clear" w:color="auto" w:fill="FFFFFF"/>
          </w:rPr>
          <w:t xml:space="preserve"> Lim Ho; Malgorzata </w:t>
        </w:r>
        <w:proofErr w:type="spellStart"/>
        <w:r w:rsidRPr="00072883">
          <w:rPr>
            <w:rFonts w:ascii="Arial" w:hAnsi="Arial" w:cs="Arial"/>
            <w:color w:val="000033"/>
            <w:sz w:val="24"/>
            <w:szCs w:val="24"/>
            <w:shd w:val="clear" w:color="auto" w:fill="FFFFFF"/>
          </w:rPr>
          <w:t>Lagisz</w:t>
        </w:r>
        <w:proofErr w:type="spellEnd"/>
        <w:r w:rsidRPr="00072883">
          <w:rPr>
            <w:rFonts w:ascii="Arial" w:hAnsi="Arial" w:cs="Arial"/>
            <w:color w:val="000033"/>
            <w:sz w:val="24"/>
            <w:szCs w:val="24"/>
            <w:shd w:val="clear" w:color="auto" w:fill="FFFFFF"/>
          </w:rPr>
          <w:t>; Shinichi Nakagawa; Sarah Perkins-Kirkpatrick; Paige Sawyers; Charlotte Page; Bill Leggat; Troy Gaston; Alistair Hobday; Zoe Richards; Tracy Ainsworth</w:t>
        </w:r>
      </w:moveTo>
    </w:p>
    <w:moveToRangeEnd w:id="1"/>
    <w:p w14:paraId="2C3B8650" w14:textId="0ED9A10E" w:rsidR="00A74B28" w:rsidRPr="009D25DE" w:rsidRDefault="00EA7BB4" w:rsidP="00A74B28">
      <w:pPr>
        <w:spacing w:before="240" w:line="480" w:lineRule="auto"/>
        <w:jc w:val="both"/>
        <w:rPr>
          <w:ins w:id="5" w:author="Man Lim Ho" w:date="2024-07-11T10:54:00Z" w16du:dateUtc="2024-07-11T00:54:00Z"/>
          <w:rFonts w:ascii="Arial" w:hAnsi="Arial" w:cs="Arial"/>
          <w:color w:val="00B050"/>
          <w:sz w:val="24"/>
          <w:szCs w:val="24"/>
          <w:shd w:val="clear" w:color="auto" w:fill="FFFFFF"/>
          <w:rPrChange w:id="6" w:author="Man Lim Ho" w:date="2024-07-11T10:56:00Z" w16du:dateUtc="2024-07-11T00:56:00Z">
            <w:rPr>
              <w:ins w:id="7" w:author="Man Lim Ho" w:date="2024-07-11T10:54:00Z" w16du:dateUtc="2024-07-11T00:54:00Z"/>
              <w:rFonts w:ascii="Arial" w:hAnsi="Arial" w:cs="Arial"/>
              <w:color w:val="FF0000"/>
              <w:sz w:val="24"/>
              <w:szCs w:val="24"/>
              <w:shd w:val="clear" w:color="auto" w:fill="FFFFFF"/>
            </w:rPr>
          </w:rPrChange>
        </w:rPr>
      </w:pPr>
      <w:commentRangeStart w:id="8"/>
      <w:commentRangeStart w:id="9"/>
      <w:del w:id="10" w:author="Man Lim Ho" w:date="2024-07-11T10:54:00Z" w16du:dateUtc="2024-07-11T00:54:00Z">
        <w:r w:rsidRPr="009D25DE" w:rsidDel="00A74B28">
          <w:rPr>
            <w:rFonts w:ascii="Arial" w:hAnsi="Arial" w:cs="Arial"/>
            <w:color w:val="00B050"/>
            <w:sz w:val="24"/>
            <w:szCs w:val="24"/>
            <w:shd w:val="clear" w:color="auto" w:fill="FFFFFF"/>
            <w:rPrChange w:id="11" w:author="Man Lim Ho" w:date="2024-07-11T10:56:00Z" w16du:dateUtc="2024-07-11T00:56:00Z">
              <w:rPr>
                <w:rFonts w:ascii="Arial" w:hAnsi="Arial" w:cs="Arial"/>
                <w:color w:val="FF0000"/>
                <w:sz w:val="24"/>
                <w:szCs w:val="24"/>
                <w:shd w:val="clear" w:color="auto" w:fill="FFFFFF"/>
              </w:rPr>
            </w:rPrChange>
          </w:rPr>
          <w:delText>Put a short response of gratitude towards the reviewers</w:delText>
        </w:r>
        <w:r w:rsidR="00B35940" w:rsidRPr="009D25DE" w:rsidDel="00A74B28">
          <w:rPr>
            <w:rFonts w:ascii="Arial" w:hAnsi="Arial" w:cs="Arial"/>
            <w:color w:val="00B050"/>
            <w:sz w:val="24"/>
            <w:szCs w:val="24"/>
            <w:shd w:val="clear" w:color="auto" w:fill="FFFFFF"/>
            <w:rPrChange w:id="12" w:author="Man Lim Ho" w:date="2024-07-11T10:56:00Z" w16du:dateUtc="2024-07-11T00:56:00Z">
              <w:rPr>
                <w:rFonts w:ascii="Arial" w:hAnsi="Arial" w:cs="Arial"/>
                <w:color w:val="FF0000"/>
                <w:sz w:val="24"/>
                <w:szCs w:val="24"/>
                <w:shd w:val="clear" w:color="auto" w:fill="FFFFFF"/>
              </w:rPr>
            </w:rPrChange>
          </w:rPr>
          <w:delText xml:space="preserve"> and editor(s)</w:delText>
        </w:r>
        <w:commentRangeEnd w:id="8"/>
        <w:r w:rsidR="00F85DB9" w:rsidRPr="009D25DE" w:rsidDel="00A74B28">
          <w:rPr>
            <w:rStyle w:val="CommentReference"/>
            <w:color w:val="00B050"/>
            <w:rPrChange w:id="13" w:author="Man Lim Ho" w:date="2024-07-11T10:56:00Z" w16du:dateUtc="2024-07-11T00:56:00Z">
              <w:rPr>
                <w:rStyle w:val="CommentReference"/>
              </w:rPr>
            </w:rPrChange>
          </w:rPr>
          <w:commentReference w:id="8"/>
        </w:r>
      </w:del>
      <w:commentRangeEnd w:id="9"/>
      <w:r w:rsidR="003E09F0">
        <w:rPr>
          <w:rStyle w:val="CommentReference"/>
        </w:rPr>
        <w:commentReference w:id="9"/>
      </w:r>
      <w:ins w:id="14" w:author="Man Lim Ho" w:date="2024-07-11T10:54:00Z" w16du:dateUtc="2024-07-11T00:54:00Z">
        <w:r w:rsidR="00A74B28" w:rsidRPr="009D25DE">
          <w:rPr>
            <w:rFonts w:ascii="Arial" w:hAnsi="Arial" w:cs="Arial"/>
            <w:color w:val="00B050"/>
            <w:sz w:val="24"/>
            <w:szCs w:val="24"/>
            <w:shd w:val="clear" w:color="auto" w:fill="FFFFFF"/>
            <w:rPrChange w:id="15" w:author="Man Lim Ho" w:date="2024-07-11T10:56:00Z" w16du:dateUtc="2024-07-11T00:56:00Z">
              <w:rPr>
                <w:rFonts w:ascii="Arial" w:hAnsi="Arial" w:cs="Arial"/>
                <w:color w:val="FF0000"/>
                <w:sz w:val="24"/>
                <w:szCs w:val="24"/>
                <w:shd w:val="clear" w:color="auto" w:fill="FFFFFF"/>
              </w:rPr>
            </w:rPrChange>
          </w:rPr>
          <w:t>Dear Editor and Reviewers,</w:t>
        </w:r>
      </w:ins>
    </w:p>
    <w:p w14:paraId="45F48E02" w14:textId="33EBCC47" w:rsidR="00A74B28" w:rsidRPr="009D25DE" w:rsidRDefault="00A74B28" w:rsidP="00A74B28">
      <w:pPr>
        <w:spacing w:before="240" w:line="480" w:lineRule="auto"/>
        <w:jc w:val="both"/>
        <w:rPr>
          <w:ins w:id="16" w:author="Man Lim Ho" w:date="2024-07-11T10:54:00Z" w16du:dateUtc="2024-07-11T00:54:00Z"/>
          <w:rFonts w:ascii="Arial" w:hAnsi="Arial" w:cs="Arial"/>
          <w:color w:val="00B050"/>
          <w:sz w:val="24"/>
          <w:szCs w:val="24"/>
          <w:shd w:val="clear" w:color="auto" w:fill="FFFFFF"/>
          <w:rPrChange w:id="17" w:author="Man Lim Ho" w:date="2024-07-11T10:56:00Z" w16du:dateUtc="2024-07-11T00:56:00Z">
            <w:rPr>
              <w:ins w:id="18" w:author="Man Lim Ho" w:date="2024-07-11T10:54:00Z" w16du:dateUtc="2024-07-11T00:54:00Z"/>
              <w:rFonts w:ascii="Arial" w:hAnsi="Arial" w:cs="Arial"/>
              <w:color w:val="FF0000"/>
              <w:sz w:val="24"/>
              <w:szCs w:val="24"/>
              <w:shd w:val="clear" w:color="auto" w:fill="FFFFFF"/>
            </w:rPr>
          </w:rPrChange>
        </w:rPr>
      </w:pPr>
      <w:ins w:id="19" w:author="Man Lim Ho" w:date="2024-07-11T10:54:00Z" w16du:dateUtc="2024-07-11T00:54:00Z">
        <w:r w:rsidRPr="009D25DE">
          <w:rPr>
            <w:rFonts w:ascii="Arial" w:hAnsi="Arial" w:cs="Arial"/>
            <w:color w:val="00B050"/>
            <w:sz w:val="24"/>
            <w:szCs w:val="24"/>
            <w:shd w:val="clear" w:color="auto" w:fill="FFFFFF"/>
            <w:rPrChange w:id="20" w:author="Man Lim Ho" w:date="2024-07-11T10:56:00Z" w16du:dateUtc="2024-07-11T00:56:00Z">
              <w:rPr>
                <w:rFonts w:ascii="Arial" w:hAnsi="Arial" w:cs="Arial"/>
                <w:color w:val="FF0000"/>
                <w:sz w:val="24"/>
                <w:szCs w:val="24"/>
                <w:shd w:val="clear" w:color="auto" w:fill="FFFFFF"/>
              </w:rPr>
            </w:rPrChange>
          </w:rPr>
          <w:t>I am writing to express my</w:t>
        </w:r>
        <w:r w:rsidRPr="009D25DE">
          <w:rPr>
            <w:rFonts w:ascii="Arial" w:hAnsi="Arial" w:cs="Arial"/>
            <w:color w:val="00B050"/>
            <w:sz w:val="24"/>
            <w:szCs w:val="24"/>
            <w:shd w:val="clear" w:color="auto" w:fill="FFFFFF"/>
            <w:rPrChange w:id="21" w:author="Man Lim Ho" w:date="2024-07-11T10:56:00Z" w16du:dateUtc="2024-07-11T00:56:00Z">
              <w:rPr>
                <w:rFonts w:ascii="Arial" w:hAnsi="Arial" w:cs="Arial"/>
                <w:color w:val="FF0000"/>
                <w:sz w:val="24"/>
                <w:szCs w:val="24"/>
                <w:shd w:val="clear" w:color="auto" w:fill="FFFFFF"/>
              </w:rPr>
            </w:rPrChange>
          </w:rPr>
          <w:t xml:space="preserve"> </w:t>
        </w:r>
        <w:r w:rsidRPr="009D25DE">
          <w:rPr>
            <w:rFonts w:ascii="Arial" w:hAnsi="Arial" w:cs="Arial"/>
            <w:color w:val="00B050"/>
            <w:sz w:val="24"/>
            <w:szCs w:val="24"/>
            <w:shd w:val="clear" w:color="auto" w:fill="FFFFFF"/>
            <w:rPrChange w:id="22" w:author="Man Lim Ho" w:date="2024-07-11T10:56:00Z" w16du:dateUtc="2024-07-11T00:56:00Z">
              <w:rPr>
                <w:rFonts w:ascii="Arial" w:hAnsi="Arial" w:cs="Arial"/>
                <w:color w:val="FF0000"/>
                <w:sz w:val="24"/>
                <w:szCs w:val="24"/>
                <w:shd w:val="clear" w:color="auto" w:fill="FFFFFF"/>
              </w:rPr>
            </w:rPrChange>
          </w:rPr>
          <w:t xml:space="preserve">appreciation for your thorough and insightful review of </w:t>
        </w:r>
        <w:r w:rsidRPr="009D25DE">
          <w:rPr>
            <w:rFonts w:ascii="Arial" w:hAnsi="Arial" w:cs="Arial"/>
            <w:color w:val="00B050"/>
            <w:sz w:val="24"/>
            <w:szCs w:val="24"/>
            <w:shd w:val="clear" w:color="auto" w:fill="FFFFFF"/>
            <w:rPrChange w:id="23" w:author="Man Lim Ho" w:date="2024-07-11T10:56:00Z" w16du:dateUtc="2024-07-11T00:56:00Z">
              <w:rPr>
                <w:rFonts w:ascii="Arial" w:hAnsi="Arial" w:cs="Arial"/>
                <w:color w:val="FF0000"/>
                <w:sz w:val="24"/>
                <w:szCs w:val="24"/>
                <w:shd w:val="clear" w:color="auto" w:fill="FFFFFF"/>
              </w:rPr>
            </w:rPrChange>
          </w:rPr>
          <w:t>our</w:t>
        </w:r>
        <w:r w:rsidRPr="009D25DE">
          <w:rPr>
            <w:rFonts w:ascii="Arial" w:hAnsi="Arial" w:cs="Arial"/>
            <w:color w:val="00B050"/>
            <w:sz w:val="24"/>
            <w:szCs w:val="24"/>
            <w:shd w:val="clear" w:color="auto" w:fill="FFFFFF"/>
            <w:rPrChange w:id="24" w:author="Man Lim Ho" w:date="2024-07-11T10:56:00Z" w16du:dateUtc="2024-07-11T00:56:00Z">
              <w:rPr>
                <w:rFonts w:ascii="Arial" w:hAnsi="Arial" w:cs="Arial"/>
                <w:color w:val="FF0000"/>
                <w:sz w:val="24"/>
                <w:szCs w:val="24"/>
                <w:shd w:val="clear" w:color="auto" w:fill="FFFFFF"/>
              </w:rPr>
            </w:rPrChange>
          </w:rPr>
          <w:t xml:space="preserve"> manuscript. Your comments and suggestions have been invaluable in improving the quality and clarity of </w:t>
        </w:r>
        <w:r w:rsidRPr="009D25DE">
          <w:rPr>
            <w:rFonts w:ascii="Arial" w:hAnsi="Arial" w:cs="Arial"/>
            <w:color w:val="00B050"/>
            <w:sz w:val="24"/>
            <w:szCs w:val="24"/>
            <w:shd w:val="clear" w:color="auto" w:fill="FFFFFF"/>
            <w:rPrChange w:id="25" w:author="Man Lim Ho" w:date="2024-07-11T10:56:00Z" w16du:dateUtc="2024-07-11T00:56:00Z">
              <w:rPr>
                <w:rFonts w:ascii="Arial" w:hAnsi="Arial" w:cs="Arial"/>
                <w:color w:val="FF0000"/>
                <w:sz w:val="24"/>
                <w:szCs w:val="24"/>
                <w:shd w:val="clear" w:color="auto" w:fill="FFFFFF"/>
              </w:rPr>
            </w:rPrChange>
          </w:rPr>
          <w:t>our</w:t>
        </w:r>
        <w:r w:rsidRPr="009D25DE">
          <w:rPr>
            <w:rFonts w:ascii="Arial" w:hAnsi="Arial" w:cs="Arial"/>
            <w:color w:val="00B050"/>
            <w:sz w:val="24"/>
            <w:szCs w:val="24"/>
            <w:shd w:val="clear" w:color="auto" w:fill="FFFFFF"/>
            <w:rPrChange w:id="26" w:author="Man Lim Ho" w:date="2024-07-11T10:56:00Z" w16du:dateUtc="2024-07-11T00:56:00Z">
              <w:rPr>
                <w:rFonts w:ascii="Arial" w:hAnsi="Arial" w:cs="Arial"/>
                <w:color w:val="FF0000"/>
                <w:sz w:val="24"/>
                <w:szCs w:val="24"/>
                <w:shd w:val="clear" w:color="auto" w:fill="FFFFFF"/>
              </w:rPr>
            </w:rPrChange>
          </w:rPr>
          <w:t xml:space="preserve"> work. </w:t>
        </w:r>
        <w:r w:rsidRPr="009D25DE">
          <w:rPr>
            <w:rFonts w:ascii="Arial" w:hAnsi="Arial" w:cs="Arial"/>
            <w:color w:val="00B050"/>
            <w:sz w:val="24"/>
            <w:szCs w:val="24"/>
            <w:shd w:val="clear" w:color="auto" w:fill="FFFFFF"/>
            <w:rPrChange w:id="27" w:author="Man Lim Ho" w:date="2024-07-11T10:56:00Z" w16du:dateUtc="2024-07-11T00:56:00Z">
              <w:rPr>
                <w:rFonts w:ascii="Arial" w:hAnsi="Arial" w:cs="Arial"/>
                <w:color w:val="FF0000"/>
                <w:sz w:val="24"/>
                <w:szCs w:val="24"/>
                <w:shd w:val="clear" w:color="auto" w:fill="FFFFFF"/>
              </w:rPr>
            </w:rPrChange>
          </w:rPr>
          <w:t>We</w:t>
        </w:r>
        <w:r w:rsidRPr="009D25DE">
          <w:rPr>
            <w:rFonts w:ascii="Arial" w:hAnsi="Arial" w:cs="Arial"/>
            <w:color w:val="00B050"/>
            <w:sz w:val="24"/>
            <w:szCs w:val="24"/>
            <w:shd w:val="clear" w:color="auto" w:fill="FFFFFF"/>
            <w:rPrChange w:id="28" w:author="Man Lim Ho" w:date="2024-07-11T10:56:00Z" w16du:dateUtc="2024-07-11T00:56:00Z">
              <w:rPr>
                <w:rFonts w:ascii="Arial" w:hAnsi="Arial" w:cs="Arial"/>
                <w:color w:val="FF0000"/>
                <w:sz w:val="24"/>
                <w:szCs w:val="24"/>
                <w:shd w:val="clear" w:color="auto" w:fill="FFFFFF"/>
              </w:rPr>
            </w:rPrChange>
          </w:rPr>
          <w:t xml:space="preserve"> have addressed your comments to the best of </w:t>
        </w:r>
        <w:r w:rsidRPr="009D25DE">
          <w:rPr>
            <w:rFonts w:ascii="Arial" w:hAnsi="Arial" w:cs="Arial"/>
            <w:color w:val="00B050"/>
            <w:sz w:val="24"/>
            <w:szCs w:val="24"/>
            <w:shd w:val="clear" w:color="auto" w:fill="FFFFFF"/>
            <w:rPrChange w:id="29" w:author="Man Lim Ho" w:date="2024-07-11T10:56:00Z" w16du:dateUtc="2024-07-11T00:56:00Z">
              <w:rPr>
                <w:rFonts w:ascii="Arial" w:hAnsi="Arial" w:cs="Arial"/>
                <w:color w:val="FF0000"/>
                <w:sz w:val="24"/>
                <w:szCs w:val="24"/>
                <w:shd w:val="clear" w:color="auto" w:fill="FFFFFF"/>
              </w:rPr>
            </w:rPrChange>
          </w:rPr>
          <w:t>our</w:t>
        </w:r>
        <w:r w:rsidRPr="009D25DE">
          <w:rPr>
            <w:rFonts w:ascii="Arial" w:hAnsi="Arial" w:cs="Arial"/>
            <w:color w:val="00B050"/>
            <w:sz w:val="24"/>
            <w:szCs w:val="24"/>
            <w:shd w:val="clear" w:color="auto" w:fill="FFFFFF"/>
            <w:rPrChange w:id="30" w:author="Man Lim Ho" w:date="2024-07-11T10:56:00Z" w16du:dateUtc="2024-07-11T00:56:00Z">
              <w:rPr>
                <w:rFonts w:ascii="Arial" w:hAnsi="Arial" w:cs="Arial"/>
                <w:color w:val="FF0000"/>
                <w:sz w:val="24"/>
                <w:szCs w:val="24"/>
                <w:shd w:val="clear" w:color="auto" w:fill="FFFFFF"/>
              </w:rPr>
            </w:rPrChange>
          </w:rPr>
          <w:t xml:space="preserve"> ability and believe that these revisions have significantly enhanced the manuscript</w:t>
        </w:r>
        <w:r w:rsidR="00612553" w:rsidRPr="009D25DE">
          <w:rPr>
            <w:rFonts w:ascii="Arial" w:hAnsi="Arial" w:cs="Arial"/>
            <w:color w:val="00B050"/>
            <w:sz w:val="24"/>
            <w:szCs w:val="24"/>
            <w:shd w:val="clear" w:color="auto" w:fill="FFFFFF"/>
            <w:rPrChange w:id="31" w:author="Man Lim Ho" w:date="2024-07-11T10:56:00Z" w16du:dateUtc="2024-07-11T00:56:00Z">
              <w:rPr>
                <w:rFonts w:ascii="Arial" w:hAnsi="Arial" w:cs="Arial"/>
                <w:color w:val="FF0000"/>
                <w:sz w:val="24"/>
                <w:szCs w:val="24"/>
                <w:shd w:val="clear" w:color="auto" w:fill="FFFFFF"/>
              </w:rPr>
            </w:rPrChange>
          </w:rPr>
          <w:t xml:space="preserve"> to fit the standard for publication at Envi</w:t>
        </w:r>
      </w:ins>
      <w:ins w:id="32" w:author="Man Lim Ho" w:date="2024-07-11T10:55:00Z" w16du:dateUtc="2024-07-11T00:55:00Z">
        <w:r w:rsidR="00612553" w:rsidRPr="009D25DE">
          <w:rPr>
            <w:rFonts w:ascii="Arial" w:hAnsi="Arial" w:cs="Arial"/>
            <w:color w:val="00B050"/>
            <w:sz w:val="24"/>
            <w:szCs w:val="24"/>
            <w:shd w:val="clear" w:color="auto" w:fill="FFFFFF"/>
            <w:rPrChange w:id="33" w:author="Man Lim Ho" w:date="2024-07-11T10:56:00Z" w16du:dateUtc="2024-07-11T00:56:00Z">
              <w:rPr>
                <w:rFonts w:ascii="Arial" w:hAnsi="Arial" w:cs="Arial"/>
                <w:color w:val="FF0000"/>
                <w:sz w:val="24"/>
                <w:szCs w:val="24"/>
                <w:shd w:val="clear" w:color="auto" w:fill="FFFFFF"/>
              </w:rPr>
            </w:rPrChange>
          </w:rPr>
          <w:t>ronmental Evidence</w:t>
        </w:r>
      </w:ins>
      <w:ins w:id="34" w:author="Man Lim Ho" w:date="2024-07-11T10:54:00Z" w16du:dateUtc="2024-07-11T00:54:00Z">
        <w:r w:rsidRPr="009D25DE">
          <w:rPr>
            <w:rFonts w:ascii="Arial" w:hAnsi="Arial" w:cs="Arial"/>
            <w:color w:val="00B050"/>
            <w:sz w:val="24"/>
            <w:szCs w:val="24"/>
            <w:shd w:val="clear" w:color="auto" w:fill="FFFFFF"/>
            <w:rPrChange w:id="35" w:author="Man Lim Ho" w:date="2024-07-11T10:56:00Z" w16du:dateUtc="2024-07-11T00:56:00Z">
              <w:rPr>
                <w:rFonts w:ascii="Arial" w:hAnsi="Arial" w:cs="Arial"/>
                <w:color w:val="FF0000"/>
                <w:sz w:val="24"/>
                <w:szCs w:val="24"/>
                <w:shd w:val="clear" w:color="auto" w:fill="FFFFFF"/>
              </w:rPr>
            </w:rPrChange>
          </w:rPr>
          <w:t>.</w:t>
        </w:r>
      </w:ins>
    </w:p>
    <w:p w14:paraId="4FAEA09B" w14:textId="63F75F62" w:rsidR="00A74B28" w:rsidRPr="009D25DE" w:rsidRDefault="00A74B28" w:rsidP="00A74B28">
      <w:pPr>
        <w:spacing w:before="240" w:line="480" w:lineRule="auto"/>
        <w:jc w:val="both"/>
        <w:rPr>
          <w:ins w:id="36" w:author="Man Lim Ho" w:date="2024-07-11T10:54:00Z" w16du:dateUtc="2024-07-11T00:54:00Z"/>
          <w:rFonts w:ascii="Arial" w:hAnsi="Arial" w:cs="Arial"/>
          <w:color w:val="00B050"/>
          <w:sz w:val="24"/>
          <w:szCs w:val="24"/>
          <w:shd w:val="clear" w:color="auto" w:fill="FFFFFF"/>
          <w:rPrChange w:id="37" w:author="Man Lim Ho" w:date="2024-07-11T10:56:00Z" w16du:dateUtc="2024-07-11T00:56:00Z">
            <w:rPr>
              <w:ins w:id="38" w:author="Man Lim Ho" w:date="2024-07-11T10:54:00Z" w16du:dateUtc="2024-07-11T00:54:00Z"/>
              <w:rFonts w:ascii="Arial" w:hAnsi="Arial" w:cs="Arial"/>
              <w:color w:val="FF0000"/>
              <w:sz w:val="24"/>
              <w:szCs w:val="24"/>
              <w:shd w:val="clear" w:color="auto" w:fill="FFFFFF"/>
            </w:rPr>
          </w:rPrChange>
        </w:rPr>
      </w:pPr>
      <w:ins w:id="39" w:author="Man Lim Ho" w:date="2024-07-11T10:54:00Z" w16du:dateUtc="2024-07-11T00:54:00Z">
        <w:r w:rsidRPr="009D25DE">
          <w:rPr>
            <w:rFonts w:ascii="Arial" w:hAnsi="Arial" w:cs="Arial"/>
            <w:color w:val="00B050"/>
            <w:sz w:val="24"/>
            <w:szCs w:val="24"/>
            <w:shd w:val="clear" w:color="auto" w:fill="FFFFFF"/>
            <w:rPrChange w:id="40" w:author="Man Lim Ho" w:date="2024-07-11T10:56:00Z" w16du:dateUtc="2024-07-11T00:56:00Z">
              <w:rPr>
                <w:rFonts w:ascii="Arial" w:hAnsi="Arial" w:cs="Arial"/>
                <w:color w:val="FF0000"/>
                <w:sz w:val="24"/>
                <w:szCs w:val="24"/>
                <w:shd w:val="clear" w:color="auto" w:fill="FFFFFF"/>
              </w:rPr>
            </w:rPrChange>
          </w:rPr>
          <w:t xml:space="preserve">Thank you for your commitment to excellence and for helping </w:t>
        </w:r>
      </w:ins>
      <w:ins w:id="41" w:author="Man Lim Ho" w:date="2024-07-11T10:55:00Z" w16du:dateUtc="2024-07-11T00:55:00Z">
        <w:r w:rsidR="00612553" w:rsidRPr="009D25DE">
          <w:rPr>
            <w:rFonts w:ascii="Arial" w:hAnsi="Arial" w:cs="Arial"/>
            <w:color w:val="00B050"/>
            <w:sz w:val="24"/>
            <w:szCs w:val="24"/>
            <w:shd w:val="clear" w:color="auto" w:fill="FFFFFF"/>
            <w:rPrChange w:id="42" w:author="Man Lim Ho" w:date="2024-07-11T10:56:00Z" w16du:dateUtc="2024-07-11T00:56:00Z">
              <w:rPr>
                <w:rFonts w:ascii="Arial" w:hAnsi="Arial" w:cs="Arial"/>
                <w:color w:val="FF0000"/>
                <w:sz w:val="24"/>
                <w:szCs w:val="24"/>
                <w:shd w:val="clear" w:color="auto" w:fill="FFFFFF"/>
              </w:rPr>
            </w:rPrChange>
          </w:rPr>
          <w:t>us</w:t>
        </w:r>
      </w:ins>
      <w:ins w:id="43" w:author="Man Lim Ho" w:date="2024-07-11T10:54:00Z" w16du:dateUtc="2024-07-11T00:54:00Z">
        <w:r w:rsidRPr="009D25DE">
          <w:rPr>
            <w:rFonts w:ascii="Arial" w:hAnsi="Arial" w:cs="Arial"/>
            <w:color w:val="00B050"/>
            <w:sz w:val="24"/>
            <w:szCs w:val="24"/>
            <w:shd w:val="clear" w:color="auto" w:fill="FFFFFF"/>
            <w:rPrChange w:id="44" w:author="Man Lim Ho" w:date="2024-07-11T10:56:00Z" w16du:dateUtc="2024-07-11T00:56:00Z">
              <w:rPr>
                <w:rFonts w:ascii="Arial" w:hAnsi="Arial" w:cs="Arial"/>
                <w:color w:val="FF0000"/>
                <w:sz w:val="24"/>
                <w:szCs w:val="24"/>
                <w:shd w:val="clear" w:color="auto" w:fill="FFFFFF"/>
              </w:rPr>
            </w:rPrChange>
          </w:rPr>
          <w:t xml:space="preserve"> refine </w:t>
        </w:r>
      </w:ins>
      <w:ins w:id="45" w:author="Man Lim Ho" w:date="2024-07-11T10:55:00Z" w16du:dateUtc="2024-07-11T00:55:00Z">
        <w:r w:rsidR="00612553" w:rsidRPr="009D25DE">
          <w:rPr>
            <w:rFonts w:ascii="Arial" w:hAnsi="Arial" w:cs="Arial"/>
            <w:color w:val="00B050"/>
            <w:sz w:val="24"/>
            <w:szCs w:val="24"/>
            <w:shd w:val="clear" w:color="auto" w:fill="FFFFFF"/>
            <w:rPrChange w:id="46" w:author="Man Lim Ho" w:date="2024-07-11T10:56:00Z" w16du:dateUtc="2024-07-11T00:56:00Z">
              <w:rPr>
                <w:rFonts w:ascii="Arial" w:hAnsi="Arial" w:cs="Arial"/>
                <w:color w:val="FF0000"/>
                <w:sz w:val="24"/>
                <w:szCs w:val="24"/>
                <w:shd w:val="clear" w:color="auto" w:fill="FFFFFF"/>
              </w:rPr>
            </w:rPrChange>
          </w:rPr>
          <w:t>our</w:t>
        </w:r>
      </w:ins>
      <w:ins w:id="47" w:author="Man Lim Ho" w:date="2024-07-11T10:54:00Z" w16du:dateUtc="2024-07-11T00:54:00Z">
        <w:r w:rsidRPr="009D25DE">
          <w:rPr>
            <w:rFonts w:ascii="Arial" w:hAnsi="Arial" w:cs="Arial"/>
            <w:color w:val="00B050"/>
            <w:sz w:val="24"/>
            <w:szCs w:val="24"/>
            <w:shd w:val="clear" w:color="auto" w:fill="FFFFFF"/>
            <w:rPrChange w:id="48" w:author="Man Lim Ho" w:date="2024-07-11T10:56:00Z" w16du:dateUtc="2024-07-11T00:56:00Z">
              <w:rPr>
                <w:rFonts w:ascii="Arial" w:hAnsi="Arial" w:cs="Arial"/>
                <w:color w:val="FF0000"/>
                <w:sz w:val="24"/>
                <w:szCs w:val="24"/>
                <w:shd w:val="clear" w:color="auto" w:fill="FFFFFF"/>
              </w:rPr>
            </w:rPrChange>
          </w:rPr>
          <w:t xml:space="preserve"> </w:t>
        </w:r>
      </w:ins>
      <w:ins w:id="49" w:author="Man Lim Ho" w:date="2024-07-11T10:55:00Z" w16du:dateUtc="2024-07-11T00:55:00Z">
        <w:r w:rsidR="00612553" w:rsidRPr="009D25DE">
          <w:rPr>
            <w:rFonts w:ascii="Arial" w:hAnsi="Arial" w:cs="Arial"/>
            <w:color w:val="00B050"/>
            <w:sz w:val="24"/>
            <w:szCs w:val="24"/>
            <w:shd w:val="clear" w:color="auto" w:fill="FFFFFF"/>
            <w:rPrChange w:id="50" w:author="Man Lim Ho" w:date="2024-07-11T10:56:00Z" w16du:dateUtc="2024-07-11T00:56:00Z">
              <w:rPr>
                <w:rFonts w:ascii="Arial" w:hAnsi="Arial" w:cs="Arial"/>
                <w:color w:val="FF0000"/>
                <w:sz w:val="24"/>
                <w:szCs w:val="24"/>
                <w:shd w:val="clear" w:color="auto" w:fill="FFFFFF"/>
              </w:rPr>
            </w:rPrChange>
          </w:rPr>
          <w:t>systematic map</w:t>
        </w:r>
      </w:ins>
      <w:ins w:id="51" w:author="Man Lim Ho" w:date="2024-07-11T10:54:00Z" w16du:dateUtc="2024-07-11T00:54:00Z">
        <w:r w:rsidRPr="009D25DE">
          <w:rPr>
            <w:rFonts w:ascii="Arial" w:hAnsi="Arial" w:cs="Arial"/>
            <w:color w:val="00B050"/>
            <w:sz w:val="24"/>
            <w:szCs w:val="24"/>
            <w:shd w:val="clear" w:color="auto" w:fill="FFFFFF"/>
            <w:rPrChange w:id="52" w:author="Man Lim Ho" w:date="2024-07-11T10:56:00Z" w16du:dateUtc="2024-07-11T00:56:00Z">
              <w:rPr>
                <w:rFonts w:ascii="Arial" w:hAnsi="Arial" w:cs="Arial"/>
                <w:color w:val="FF0000"/>
                <w:sz w:val="24"/>
                <w:szCs w:val="24"/>
                <w:shd w:val="clear" w:color="auto" w:fill="FFFFFF"/>
              </w:rPr>
            </w:rPrChange>
          </w:rPr>
          <w:t>.</w:t>
        </w:r>
      </w:ins>
    </w:p>
    <w:p w14:paraId="4470C28C" w14:textId="77777777" w:rsidR="009D25DE" w:rsidRPr="009D25DE" w:rsidRDefault="00A74B28" w:rsidP="0016179E">
      <w:pPr>
        <w:spacing w:before="240" w:line="480" w:lineRule="auto"/>
        <w:jc w:val="both"/>
        <w:rPr>
          <w:ins w:id="53" w:author="Man Lim Ho" w:date="2024-07-11T10:55:00Z" w16du:dateUtc="2024-07-11T00:55:00Z"/>
          <w:rFonts w:ascii="Arial" w:hAnsi="Arial" w:cs="Arial"/>
          <w:color w:val="00B050"/>
          <w:sz w:val="24"/>
          <w:szCs w:val="24"/>
          <w:shd w:val="clear" w:color="auto" w:fill="FFFFFF"/>
          <w:rPrChange w:id="54" w:author="Man Lim Ho" w:date="2024-07-11T10:56:00Z" w16du:dateUtc="2024-07-11T00:56:00Z">
            <w:rPr>
              <w:ins w:id="55" w:author="Man Lim Ho" w:date="2024-07-11T10:55:00Z" w16du:dateUtc="2024-07-11T00:55:00Z"/>
              <w:rFonts w:ascii="Arial" w:hAnsi="Arial" w:cs="Arial"/>
              <w:color w:val="FF0000"/>
              <w:sz w:val="24"/>
              <w:szCs w:val="24"/>
              <w:shd w:val="clear" w:color="auto" w:fill="FFFFFF"/>
            </w:rPr>
          </w:rPrChange>
        </w:rPr>
      </w:pPr>
      <w:ins w:id="56" w:author="Man Lim Ho" w:date="2024-07-11T10:54:00Z" w16du:dateUtc="2024-07-11T00:54:00Z">
        <w:r w:rsidRPr="009D25DE">
          <w:rPr>
            <w:rFonts w:ascii="Arial" w:hAnsi="Arial" w:cs="Arial"/>
            <w:color w:val="00B050"/>
            <w:sz w:val="24"/>
            <w:szCs w:val="24"/>
            <w:shd w:val="clear" w:color="auto" w:fill="FFFFFF"/>
            <w:rPrChange w:id="57" w:author="Man Lim Ho" w:date="2024-07-11T10:56:00Z" w16du:dateUtc="2024-07-11T00:56:00Z">
              <w:rPr>
                <w:rFonts w:ascii="Arial" w:hAnsi="Arial" w:cs="Arial"/>
                <w:color w:val="FF0000"/>
                <w:sz w:val="24"/>
                <w:szCs w:val="24"/>
                <w:shd w:val="clear" w:color="auto" w:fill="FFFFFF"/>
              </w:rPr>
            </w:rPrChange>
          </w:rPr>
          <w:t>Sincerely,</w:t>
        </w:r>
      </w:ins>
    </w:p>
    <w:p w14:paraId="25798E50" w14:textId="39E94109" w:rsidR="009D25DE" w:rsidRPr="009D25DE" w:rsidRDefault="009D25DE" w:rsidP="0016179E">
      <w:pPr>
        <w:spacing w:before="240" w:line="480" w:lineRule="auto"/>
        <w:jc w:val="both"/>
        <w:rPr>
          <w:ins w:id="58" w:author="Man Lim Ho" w:date="2024-07-11T10:55:00Z" w16du:dateUtc="2024-07-11T00:55:00Z"/>
          <w:rFonts w:ascii="Arial" w:hAnsi="Arial" w:cs="Arial"/>
          <w:color w:val="00B050"/>
          <w:sz w:val="24"/>
          <w:szCs w:val="24"/>
          <w:shd w:val="clear" w:color="auto" w:fill="FFFFFF"/>
          <w:rPrChange w:id="59" w:author="Man Lim Ho" w:date="2024-07-11T10:56:00Z" w16du:dateUtc="2024-07-11T00:56:00Z">
            <w:rPr>
              <w:ins w:id="60" w:author="Man Lim Ho" w:date="2024-07-11T10:55:00Z" w16du:dateUtc="2024-07-11T00:55:00Z"/>
              <w:rFonts w:ascii="Arial" w:hAnsi="Arial" w:cs="Arial"/>
              <w:color w:val="FF0000"/>
              <w:sz w:val="24"/>
              <w:szCs w:val="24"/>
              <w:shd w:val="clear" w:color="auto" w:fill="FFFFFF"/>
            </w:rPr>
          </w:rPrChange>
        </w:rPr>
      </w:pPr>
      <w:proofErr w:type="gramStart"/>
      <w:ins w:id="61" w:author="Man Lim Ho" w:date="2024-07-11T10:55:00Z" w16du:dateUtc="2024-07-11T00:55:00Z">
        <w:r w:rsidRPr="009D25DE">
          <w:rPr>
            <w:rFonts w:ascii="Arial" w:hAnsi="Arial" w:cs="Arial"/>
            <w:color w:val="00B050"/>
            <w:sz w:val="24"/>
            <w:szCs w:val="24"/>
            <w:shd w:val="clear" w:color="auto" w:fill="FFFFFF"/>
            <w:rPrChange w:id="62" w:author="Man Lim Ho" w:date="2024-07-11T10:56:00Z" w16du:dateUtc="2024-07-11T00:56:00Z">
              <w:rPr>
                <w:rFonts w:ascii="Arial" w:hAnsi="Arial" w:cs="Arial"/>
                <w:color w:val="FF0000"/>
                <w:sz w:val="24"/>
                <w:szCs w:val="24"/>
                <w:shd w:val="clear" w:color="auto" w:fill="FFFFFF"/>
              </w:rPr>
            </w:rPrChange>
          </w:rPr>
          <w:t>Man</w:t>
        </w:r>
        <w:proofErr w:type="gramEnd"/>
        <w:r w:rsidRPr="009D25DE">
          <w:rPr>
            <w:rFonts w:ascii="Arial" w:hAnsi="Arial" w:cs="Arial"/>
            <w:color w:val="00B050"/>
            <w:sz w:val="24"/>
            <w:szCs w:val="24"/>
            <w:shd w:val="clear" w:color="auto" w:fill="FFFFFF"/>
            <w:rPrChange w:id="63" w:author="Man Lim Ho" w:date="2024-07-11T10:56:00Z" w16du:dateUtc="2024-07-11T00:56:00Z">
              <w:rPr>
                <w:rFonts w:ascii="Arial" w:hAnsi="Arial" w:cs="Arial"/>
                <w:color w:val="FF0000"/>
                <w:sz w:val="24"/>
                <w:szCs w:val="24"/>
                <w:shd w:val="clear" w:color="auto" w:fill="FFFFFF"/>
              </w:rPr>
            </w:rPrChange>
          </w:rPr>
          <w:t xml:space="preserve"> Lim Ho</w:t>
        </w:r>
      </w:ins>
    </w:p>
    <w:p w14:paraId="07C7914A" w14:textId="29EA883E" w:rsidR="0053195C" w:rsidRPr="009D25DE" w:rsidDel="009D25DE" w:rsidRDefault="009D25DE" w:rsidP="0016179E">
      <w:pPr>
        <w:spacing w:before="240" w:line="480" w:lineRule="auto"/>
        <w:jc w:val="both"/>
        <w:rPr>
          <w:del w:id="64" w:author="Man Lim Ho" w:date="2024-07-11T10:54:00Z" w16du:dateUtc="2024-07-11T00:54:00Z"/>
          <w:rFonts w:ascii="Arial" w:hAnsi="Arial" w:cs="Arial"/>
          <w:color w:val="00B050"/>
          <w:sz w:val="24"/>
          <w:szCs w:val="24"/>
          <w:shd w:val="clear" w:color="auto" w:fill="FFFFFF"/>
          <w:rPrChange w:id="65" w:author="Man Lim Ho" w:date="2024-07-11T10:56:00Z" w16du:dateUtc="2024-07-11T00:56:00Z">
            <w:rPr>
              <w:del w:id="66" w:author="Man Lim Ho" w:date="2024-07-11T10:54:00Z" w16du:dateUtc="2024-07-11T00:54:00Z"/>
              <w:rFonts w:ascii="Arial" w:hAnsi="Arial" w:cs="Arial"/>
              <w:color w:val="FF0000"/>
              <w:sz w:val="24"/>
              <w:szCs w:val="24"/>
              <w:shd w:val="clear" w:color="auto" w:fill="FFFFFF"/>
            </w:rPr>
          </w:rPrChange>
        </w:rPr>
      </w:pPr>
      <w:ins w:id="67" w:author="Man Lim Ho" w:date="2024-07-11T10:55:00Z" w16du:dateUtc="2024-07-11T00:55:00Z">
        <w:r w:rsidRPr="009D25DE">
          <w:rPr>
            <w:rFonts w:ascii="Arial" w:hAnsi="Arial" w:cs="Arial"/>
            <w:color w:val="00B050"/>
            <w:sz w:val="24"/>
            <w:szCs w:val="24"/>
            <w:shd w:val="clear" w:color="auto" w:fill="FFFFFF"/>
            <w:rPrChange w:id="68" w:author="Man Lim Ho" w:date="2024-07-11T10:56:00Z" w16du:dateUtc="2024-07-11T00:56:00Z">
              <w:rPr>
                <w:rFonts w:ascii="Arial" w:hAnsi="Arial" w:cs="Arial"/>
                <w:color w:val="FF0000"/>
                <w:sz w:val="24"/>
                <w:szCs w:val="24"/>
                <w:shd w:val="clear" w:color="auto" w:fill="FFFFFF"/>
              </w:rPr>
            </w:rPrChange>
          </w:rPr>
          <w:t>Lead Author</w:t>
        </w:r>
      </w:ins>
    </w:p>
    <w:p w14:paraId="4F30986B" w14:textId="77777777" w:rsidR="009D25DE" w:rsidRPr="00B35940" w:rsidRDefault="009D25DE" w:rsidP="00A74B28">
      <w:pPr>
        <w:spacing w:before="240" w:line="480" w:lineRule="auto"/>
        <w:jc w:val="both"/>
        <w:rPr>
          <w:ins w:id="69" w:author="Man Lim Ho" w:date="2024-07-11T10:55:00Z" w16du:dateUtc="2024-07-11T00:55:00Z"/>
          <w:rFonts w:ascii="Arial" w:hAnsi="Arial" w:cs="Arial"/>
          <w:color w:val="FF0000"/>
          <w:sz w:val="24"/>
          <w:szCs w:val="24"/>
          <w:shd w:val="clear" w:color="auto" w:fill="FFFFFF"/>
        </w:rPr>
      </w:pPr>
    </w:p>
    <w:p w14:paraId="73EB078A" w14:textId="77777777" w:rsidR="00EA7BB4" w:rsidRDefault="00EA7BB4" w:rsidP="0016179E">
      <w:pPr>
        <w:spacing w:before="240" w:line="480" w:lineRule="auto"/>
        <w:jc w:val="both"/>
        <w:rPr>
          <w:rFonts w:ascii="Arial" w:hAnsi="Arial" w:cs="Arial"/>
          <w:color w:val="000033"/>
          <w:sz w:val="24"/>
          <w:szCs w:val="24"/>
          <w:shd w:val="clear" w:color="auto" w:fill="FFFFFF"/>
        </w:rPr>
      </w:pPr>
    </w:p>
    <w:p w14:paraId="46DE0C62" w14:textId="6B9E2DD2" w:rsidR="0016179E" w:rsidDel="009D25DE" w:rsidRDefault="00072883" w:rsidP="0016179E">
      <w:pPr>
        <w:spacing w:before="240" w:line="480" w:lineRule="auto"/>
        <w:jc w:val="both"/>
        <w:rPr>
          <w:moveFrom w:id="70" w:author="Man Lim Ho" w:date="2024-07-11T10:55:00Z" w16du:dateUtc="2024-07-11T00:55:00Z"/>
          <w:rFonts w:ascii="Arial" w:hAnsi="Arial" w:cs="Arial"/>
          <w:color w:val="000033"/>
          <w:sz w:val="24"/>
          <w:szCs w:val="24"/>
          <w:shd w:val="clear" w:color="auto" w:fill="FFFFFF"/>
        </w:rPr>
      </w:pPr>
      <w:moveFromRangeStart w:id="71" w:author="Man Lim Ho" w:date="2024-07-11T10:55:00Z" w:name="move171587773"/>
      <w:moveFrom w:id="72" w:author="Man Lim Ho" w:date="2024-07-11T10:55:00Z" w16du:dateUtc="2024-07-11T00:55:00Z">
        <w:r w:rsidRPr="00072883" w:rsidDel="009D25DE">
          <w:rPr>
            <w:rFonts w:ascii="Arial" w:hAnsi="Arial" w:cs="Arial"/>
            <w:color w:val="000033"/>
            <w:sz w:val="24"/>
            <w:szCs w:val="24"/>
            <w:shd w:val="clear" w:color="auto" w:fill="FFFFFF"/>
          </w:rPr>
          <w:t>ENEV-D-24-00044</w:t>
        </w:r>
        <w:r w:rsidRPr="00072883" w:rsidDel="009D25DE">
          <w:rPr>
            <w:rFonts w:ascii="Arial" w:hAnsi="Arial" w:cs="Arial"/>
            <w:color w:val="000033"/>
            <w:sz w:val="24"/>
            <w:szCs w:val="24"/>
          </w:rPr>
          <w:br/>
        </w:r>
        <w:r w:rsidRPr="00072883" w:rsidDel="009D25DE">
          <w:rPr>
            <w:rFonts w:ascii="Arial" w:hAnsi="Arial" w:cs="Arial"/>
            <w:color w:val="000033"/>
            <w:sz w:val="24"/>
            <w:szCs w:val="24"/>
            <w:shd w:val="clear" w:color="auto" w:fill="FFFFFF"/>
          </w:rPr>
          <w:t>What is the evidence for the impact of ocean warming on subtropical and temperate corals and coral reefs? A systematic map.</w:t>
        </w:r>
      </w:moveFrom>
    </w:p>
    <w:p w14:paraId="6A9AE0B3" w14:textId="1C23F181" w:rsidR="0016179E" w:rsidDel="009D25DE" w:rsidRDefault="00072883" w:rsidP="0016179E">
      <w:pPr>
        <w:spacing w:before="240" w:line="480" w:lineRule="auto"/>
        <w:jc w:val="both"/>
        <w:rPr>
          <w:moveFrom w:id="73" w:author="Man Lim Ho" w:date="2024-07-11T10:55:00Z" w16du:dateUtc="2024-07-11T00:55:00Z"/>
          <w:rFonts w:ascii="Arial" w:hAnsi="Arial" w:cs="Arial"/>
          <w:color w:val="000033"/>
          <w:sz w:val="24"/>
          <w:szCs w:val="24"/>
          <w:shd w:val="clear" w:color="auto" w:fill="FFFFFF"/>
        </w:rPr>
      </w:pPr>
      <w:moveFrom w:id="74" w:author="Man Lim Ho" w:date="2024-07-11T10:55:00Z" w16du:dateUtc="2024-07-11T00:55:00Z">
        <w:r w:rsidRPr="00072883" w:rsidDel="009D25DE">
          <w:rPr>
            <w:rFonts w:ascii="Arial" w:hAnsi="Arial" w:cs="Arial"/>
            <w:color w:val="000033"/>
            <w:sz w:val="24"/>
            <w:szCs w:val="24"/>
            <w:shd w:val="clear" w:color="auto" w:fill="FFFFFF"/>
          </w:rPr>
          <w:t>Man Lim Ho; Malgorzata Lagisz; Shinichi Nakagawa; Sarah Perkins-Kirkpatrick; Paige Sawyers; Charlotte Page; Bill Leggat; Troy Gaston; Alistair Hobday; Zoe Richards; Tracy Ainsworth</w:t>
        </w:r>
      </w:moveFrom>
    </w:p>
    <w:moveFromRangeEnd w:id="71"/>
    <w:p w14:paraId="7AC9CB19"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Editorial comments:</w:t>
      </w:r>
    </w:p>
    <w:p w14:paraId="4221C78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Both reviewers are supportive of your intent to map the literature on your chosen subject. However, Reviewer 2, who is an experienced evidence synthesist, has indicated </w:t>
      </w:r>
      <w:proofErr w:type="gramStart"/>
      <w:r w:rsidRPr="00072883">
        <w:rPr>
          <w:rFonts w:ascii="Arial" w:hAnsi="Arial" w:cs="Arial"/>
          <w:color w:val="000033"/>
          <w:sz w:val="24"/>
          <w:szCs w:val="24"/>
          <w:shd w:val="clear" w:color="auto" w:fill="FFFFFF"/>
        </w:rPr>
        <w:t>a number of</w:t>
      </w:r>
      <w:proofErr w:type="gramEnd"/>
      <w:r w:rsidRPr="00072883">
        <w:rPr>
          <w:rFonts w:ascii="Arial" w:hAnsi="Arial" w:cs="Arial"/>
          <w:color w:val="000033"/>
          <w:sz w:val="24"/>
          <w:szCs w:val="24"/>
          <w:shd w:val="clear" w:color="auto" w:fill="FFFFFF"/>
        </w:rPr>
        <w:t xml:space="preserve"> problems with reporting of the conduct and findings of your </w:t>
      </w:r>
      <w:r w:rsidRPr="00072883">
        <w:rPr>
          <w:rFonts w:ascii="Arial" w:hAnsi="Arial" w:cs="Arial"/>
          <w:color w:val="000033"/>
          <w:sz w:val="24"/>
          <w:szCs w:val="24"/>
          <w:shd w:val="clear" w:color="auto" w:fill="FFFFFF"/>
        </w:rPr>
        <w:lastRenderedPageBreak/>
        <w:t>review. Some of these problems may easily be addressed by additional reporting, but it is unclear to me at present whether some elements of your methodology will meet CEE standards and so would allow publication in this journal.</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Reviewer reports:</w:t>
      </w:r>
    </w:p>
    <w:p w14:paraId="13962CE0"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Reviewer #1:</w:t>
      </w:r>
    </w:p>
    <w:p w14:paraId="31464DC7" w14:textId="77777777" w:rsidR="00EA40DB" w:rsidRDefault="00072883" w:rsidP="0016179E">
      <w:pPr>
        <w:spacing w:before="240" w:line="480" w:lineRule="auto"/>
        <w:jc w:val="both"/>
        <w:rPr>
          <w:rFonts w:ascii="Arial" w:hAnsi="Arial" w:cs="Arial"/>
          <w:color w:val="000033"/>
          <w:sz w:val="24"/>
          <w:szCs w:val="24"/>
          <w:shd w:val="clear" w:color="auto" w:fill="FFFFFF"/>
        </w:rPr>
      </w:pPr>
      <w:commentRangeStart w:id="75"/>
      <w:commentRangeStart w:id="76"/>
      <w:r w:rsidRPr="00072883">
        <w:rPr>
          <w:rFonts w:ascii="Arial" w:hAnsi="Arial" w:cs="Arial"/>
          <w:color w:val="000033"/>
          <w:sz w:val="24"/>
          <w:szCs w:val="24"/>
          <w:shd w:val="clear" w:color="auto" w:fill="FFFFFF"/>
        </w:rPr>
        <w:t>This review paper represents a substantial amount of effort, and the authors should be commended for undertaking it. I would have liked to see a more quantitative treatment (i.e., a meta-analysis) of the papers reviewed, but I understand that this might have been out of scope for this work. Sub-tropical and temperate reefs are indeed a bit of a knowledge gap in the field, so this is an important step towards collating existing knowledge and identifying areas for further research.</w:t>
      </w:r>
      <w:commentRangeEnd w:id="75"/>
      <w:r w:rsidR="006C4A24">
        <w:rPr>
          <w:rStyle w:val="CommentReference"/>
        </w:rPr>
        <w:commentReference w:id="75"/>
      </w:r>
      <w:commentRangeEnd w:id="76"/>
      <w:r w:rsidR="00386BE9">
        <w:rPr>
          <w:rStyle w:val="CommentReference"/>
        </w:rPr>
        <w:commentReference w:id="76"/>
      </w:r>
    </w:p>
    <w:p w14:paraId="5B136B98" w14:textId="77777777" w:rsidR="001F5EAC" w:rsidRPr="001F5EAC" w:rsidRDefault="001F5EAC" w:rsidP="001F5EAC">
      <w:pPr>
        <w:spacing w:before="240" w:line="480" w:lineRule="auto"/>
        <w:jc w:val="both"/>
        <w:rPr>
          <w:ins w:id="77" w:author="Man Lim Ho" w:date="2024-07-10T14:56:00Z" w16du:dateUtc="2024-07-10T04:56:00Z"/>
          <w:rFonts w:ascii="Arial" w:hAnsi="Arial" w:cs="Arial"/>
          <w:color w:val="00B050"/>
          <w:sz w:val="24"/>
          <w:szCs w:val="24"/>
          <w:shd w:val="clear" w:color="auto" w:fill="FFFFFF"/>
          <w:rPrChange w:id="78" w:author="Man Lim Ho" w:date="2024-07-10T14:56:00Z" w16du:dateUtc="2024-07-10T04:56:00Z">
            <w:rPr>
              <w:ins w:id="79" w:author="Man Lim Ho" w:date="2024-07-10T14:56:00Z" w16du:dateUtc="2024-07-10T04:56:00Z"/>
              <w:rFonts w:ascii="Arial" w:hAnsi="Arial" w:cs="Arial"/>
              <w:color w:val="000033"/>
              <w:sz w:val="24"/>
              <w:szCs w:val="24"/>
              <w:shd w:val="clear" w:color="auto" w:fill="FFFFFF"/>
            </w:rPr>
          </w:rPrChange>
        </w:rPr>
      </w:pPr>
      <w:ins w:id="80" w:author="Man Lim Ho" w:date="2024-07-10T14:56:00Z" w16du:dateUtc="2024-07-10T04:56:00Z">
        <w:r w:rsidRPr="001F5EAC">
          <w:rPr>
            <w:rFonts w:ascii="Arial" w:hAnsi="Arial" w:cs="Arial"/>
            <w:color w:val="00B050"/>
            <w:sz w:val="24"/>
            <w:szCs w:val="24"/>
            <w:shd w:val="clear" w:color="auto" w:fill="FFFFFF"/>
            <w:rPrChange w:id="81" w:author="Man Lim Ho" w:date="2024-07-10T14:56:00Z" w16du:dateUtc="2024-07-10T04:56:00Z">
              <w:rPr>
                <w:rFonts w:ascii="Arial" w:hAnsi="Arial" w:cs="Arial"/>
                <w:color w:val="000033"/>
                <w:sz w:val="24"/>
                <w:szCs w:val="24"/>
                <w:shd w:val="clear" w:color="auto" w:fill="FFFFFF"/>
              </w:rPr>
            </w:rPrChange>
          </w:rPr>
          <w:t>Author Response: Thank you very much for the comments and the support for this systematic map. Indeed, a meta-analysis of the papers would be a good progression towards the topic, however, we do agree it is out of scope for this systematic map.</w:t>
        </w:r>
      </w:ins>
    </w:p>
    <w:p w14:paraId="49986327" w14:textId="7128B093" w:rsidR="001F5EAC" w:rsidRDefault="00072883" w:rsidP="0016179E">
      <w:pPr>
        <w:spacing w:before="240" w:line="480" w:lineRule="auto"/>
        <w:jc w:val="both"/>
        <w:rPr>
          <w:ins w:id="82" w:author="Man Lim Ho" w:date="2024-07-10T14:57:00Z" w16du:dateUtc="2024-07-10T04:57:00Z"/>
          <w:rFonts w:ascii="Arial" w:hAnsi="Arial" w:cs="Arial"/>
          <w:color w:val="000033"/>
          <w:sz w:val="24"/>
          <w:szCs w:val="24"/>
          <w:shd w:val="clear" w:color="auto" w:fill="FFFFFF"/>
        </w:rPr>
      </w:pPr>
      <w:r w:rsidRPr="00072883">
        <w:rPr>
          <w:rFonts w:ascii="Arial" w:hAnsi="Arial" w:cs="Arial"/>
          <w:color w:val="000033"/>
          <w:sz w:val="24"/>
          <w:szCs w:val="24"/>
        </w:rPr>
        <w:br/>
      </w:r>
      <w:commentRangeStart w:id="83"/>
      <w:commentRangeStart w:id="84"/>
      <w:r w:rsidRPr="00072883">
        <w:rPr>
          <w:rFonts w:ascii="Arial" w:hAnsi="Arial" w:cs="Arial"/>
          <w:color w:val="000033"/>
          <w:sz w:val="24"/>
          <w:szCs w:val="24"/>
          <w:shd w:val="clear" w:color="auto" w:fill="FFFFFF"/>
        </w:rPr>
        <w:t xml:space="preserve">My main criticism is that the language in the paper could use some polishing, both for clarity and grammar; I corrected some but not </w:t>
      </w:r>
      <w:proofErr w:type="gramStart"/>
      <w:r w:rsidRPr="00072883">
        <w:rPr>
          <w:rFonts w:ascii="Arial" w:hAnsi="Arial" w:cs="Arial"/>
          <w:color w:val="000033"/>
          <w:sz w:val="24"/>
          <w:szCs w:val="24"/>
          <w:shd w:val="clear" w:color="auto" w:fill="FFFFFF"/>
        </w:rPr>
        <w:t>all of</w:t>
      </w:r>
      <w:proofErr w:type="gramEnd"/>
      <w:r w:rsidRPr="00072883">
        <w:rPr>
          <w:rFonts w:ascii="Arial" w:hAnsi="Arial" w:cs="Arial"/>
          <w:color w:val="000033"/>
          <w:sz w:val="24"/>
          <w:szCs w:val="24"/>
          <w:shd w:val="clear" w:color="auto" w:fill="FFFFFF"/>
        </w:rPr>
        <w:t xml:space="preserve"> the grammatical errors in my review. If English is not the first language of the author, I would encourage them to have someone else do a readthrough of the manuscript to address this.</w:t>
      </w:r>
      <w:r w:rsidRPr="00072883">
        <w:rPr>
          <w:rFonts w:ascii="Arial" w:hAnsi="Arial" w:cs="Arial"/>
          <w:color w:val="000033"/>
          <w:sz w:val="24"/>
          <w:szCs w:val="24"/>
        </w:rPr>
        <w:br/>
      </w:r>
      <w:commentRangeEnd w:id="83"/>
      <w:r w:rsidR="006C4A24" w:rsidRPr="00386BE9">
        <w:rPr>
          <w:rStyle w:val="CommentReference"/>
          <w:color w:val="00B050"/>
          <w:rPrChange w:id="85" w:author="Man Lim Ho" w:date="2024-07-10T14:58:00Z" w16du:dateUtc="2024-07-10T04:58:00Z">
            <w:rPr>
              <w:rStyle w:val="CommentReference"/>
            </w:rPr>
          </w:rPrChange>
        </w:rPr>
        <w:commentReference w:id="83"/>
      </w:r>
      <w:commentRangeEnd w:id="84"/>
      <w:r w:rsidR="00386BE9">
        <w:rPr>
          <w:rStyle w:val="CommentReference"/>
        </w:rPr>
        <w:commentReference w:id="84"/>
      </w:r>
      <w:ins w:id="86" w:author="Man Lim Ho" w:date="2024-07-10T14:56:00Z" w16du:dateUtc="2024-07-10T04:56:00Z">
        <w:r w:rsidR="001F5EAC" w:rsidRPr="00386BE9">
          <w:rPr>
            <w:rFonts w:ascii="Arial" w:hAnsi="Arial" w:cs="Arial"/>
            <w:color w:val="00B050"/>
            <w:sz w:val="24"/>
            <w:szCs w:val="24"/>
            <w:shd w:val="clear" w:color="auto" w:fill="FFFFFF"/>
            <w:rPrChange w:id="87" w:author="Man Lim Ho" w:date="2024-07-10T14:58:00Z" w16du:dateUtc="2024-07-10T04:58:00Z">
              <w:rPr>
                <w:rFonts w:ascii="Arial" w:hAnsi="Arial" w:cs="Arial"/>
                <w:color w:val="000033"/>
                <w:sz w:val="24"/>
                <w:szCs w:val="24"/>
                <w:shd w:val="clear" w:color="auto" w:fill="FFFFFF"/>
              </w:rPr>
            </w:rPrChange>
          </w:rPr>
          <w:t>Author Respons</w:t>
        </w:r>
      </w:ins>
      <w:ins w:id="88" w:author="Man Lim Ho" w:date="2024-07-10T14:57:00Z" w16du:dateUtc="2024-07-10T04:57:00Z">
        <w:r w:rsidR="001F5EAC" w:rsidRPr="00386BE9">
          <w:rPr>
            <w:rFonts w:ascii="Arial" w:hAnsi="Arial" w:cs="Arial"/>
            <w:color w:val="00B050"/>
            <w:sz w:val="24"/>
            <w:szCs w:val="24"/>
            <w:shd w:val="clear" w:color="auto" w:fill="FFFFFF"/>
            <w:rPrChange w:id="89" w:author="Man Lim Ho" w:date="2024-07-10T14:58:00Z" w16du:dateUtc="2024-07-10T04:58:00Z">
              <w:rPr>
                <w:rFonts w:ascii="Arial" w:hAnsi="Arial" w:cs="Arial"/>
                <w:color w:val="000033"/>
                <w:sz w:val="24"/>
                <w:szCs w:val="24"/>
                <w:shd w:val="clear" w:color="auto" w:fill="FFFFFF"/>
              </w:rPr>
            </w:rPrChange>
          </w:rPr>
          <w:t>e:</w:t>
        </w:r>
        <w:r w:rsidR="0065659A" w:rsidRPr="00386BE9">
          <w:rPr>
            <w:rFonts w:ascii="Arial" w:hAnsi="Arial" w:cs="Arial"/>
            <w:color w:val="00B050"/>
            <w:sz w:val="24"/>
            <w:szCs w:val="24"/>
            <w:shd w:val="clear" w:color="auto" w:fill="FFFFFF"/>
            <w:rPrChange w:id="90" w:author="Man Lim Ho" w:date="2024-07-10T14:58:00Z" w16du:dateUtc="2024-07-10T04:58:00Z">
              <w:rPr>
                <w:rFonts w:ascii="Arial" w:hAnsi="Arial" w:cs="Arial"/>
                <w:color w:val="000033"/>
                <w:sz w:val="24"/>
                <w:szCs w:val="24"/>
                <w:shd w:val="clear" w:color="auto" w:fill="FFFFFF"/>
              </w:rPr>
            </w:rPrChange>
          </w:rPr>
          <w:t xml:space="preserve"> Thank you for helping us on polishing the grammar. English is not the native language of the first author, we have checked the revised manuscript to the best of our ability to ensure grammatical mistakes are </w:t>
        </w:r>
      </w:ins>
      <w:ins w:id="91" w:author="Man Lim Ho" w:date="2024-07-10T14:58:00Z" w16du:dateUtc="2024-07-10T04:58:00Z">
        <w:r w:rsidR="0065659A" w:rsidRPr="00386BE9">
          <w:rPr>
            <w:rFonts w:ascii="Arial" w:hAnsi="Arial" w:cs="Arial"/>
            <w:color w:val="00B050"/>
            <w:sz w:val="24"/>
            <w:szCs w:val="24"/>
            <w:shd w:val="clear" w:color="auto" w:fill="FFFFFF"/>
            <w:rPrChange w:id="92" w:author="Man Lim Ho" w:date="2024-07-10T14:58:00Z" w16du:dateUtc="2024-07-10T04:58:00Z">
              <w:rPr>
                <w:rFonts w:ascii="Arial" w:hAnsi="Arial" w:cs="Arial"/>
                <w:color w:val="000033"/>
                <w:sz w:val="24"/>
                <w:szCs w:val="24"/>
                <w:shd w:val="clear" w:color="auto" w:fill="FFFFFF"/>
              </w:rPr>
            </w:rPrChange>
          </w:rPr>
          <w:t>corrected. Thank you.</w:t>
        </w:r>
      </w:ins>
    </w:p>
    <w:p w14:paraId="6E72A61A" w14:textId="0D4C6AF8" w:rsidR="00F10C70" w:rsidRDefault="00072883" w:rsidP="0016179E">
      <w:pPr>
        <w:spacing w:before="240" w:line="480" w:lineRule="auto"/>
        <w:jc w:val="both"/>
        <w:rPr>
          <w:rFonts w:ascii="Arial" w:hAnsi="Arial" w:cs="Arial"/>
          <w:color w:val="000033"/>
          <w:sz w:val="24"/>
          <w:szCs w:val="24"/>
          <w:shd w:val="clear" w:color="auto" w:fill="FFFFFF"/>
        </w:rPr>
      </w:pPr>
      <w:del w:id="93" w:author="Man Lim Ho" w:date="2024-07-10T14:57:00Z" w16du:dateUtc="2024-07-10T04:57:00Z">
        <w:r w:rsidRPr="00072883" w:rsidDel="001F5EAC">
          <w:rPr>
            <w:rFonts w:ascii="Arial" w:hAnsi="Arial" w:cs="Arial"/>
            <w:color w:val="000033"/>
            <w:sz w:val="24"/>
            <w:szCs w:val="24"/>
          </w:rPr>
          <w:lastRenderedPageBreak/>
          <w:br/>
        </w:r>
      </w:del>
      <w:r w:rsidRPr="00072883">
        <w:rPr>
          <w:rFonts w:ascii="Arial" w:hAnsi="Arial" w:cs="Arial"/>
          <w:color w:val="000033"/>
          <w:sz w:val="24"/>
          <w:szCs w:val="24"/>
        </w:rPr>
        <w:br/>
      </w:r>
      <w:r w:rsidRPr="00072883">
        <w:rPr>
          <w:rFonts w:ascii="Arial" w:hAnsi="Arial" w:cs="Arial"/>
          <w:color w:val="000033"/>
          <w:sz w:val="24"/>
          <w:szCs w:val="24"/>
          <w:shd w:val="clear" w:color="auto" w:fill="FFFFFF"/>
        </w:rPr>
        <w:t>Reviewer #2:</w:t>
      </w:r>
    </w:p>
    <w:p w14:paraId="42A0CA00" w14:textId="77777777" w:rsidR="00F10C70" w:rsidRDefault="00072883" w:rsidP="0016179E">
      <w:pPr>
        <w:spacing w:before="240" w:line="480" w:lineRule="auto"/>
        <w:jc w:val="both"/>
        <w:rPr>
          <w:ins w:id="94" w:author="Man Lim Ho" w:date="2024-07-10T22:06:00Z" w16du:dateUtc="2024-07-10T12:06:00Z"/>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This systematic map describes the evidence on the impact of ocean warming on subtropical and temperate corals and coral reefs, which are little studied compared with tropical coral reefs. This map will therefore make it possible to collect and organise valuable information for the conservation of these ecosystems. Unfortunately, the map report suffers from major flaws, in particular the instructions for preparing the manuscript were not fully followed</w:t>
      </w:r>
      <w:r w:rsidR="00F10C70">
        <w:rPr>
          <w:rFonts w:ascii="Arial" w:hAnsi="Arial" w:cs="Arial"/>
          <w:color w:val="000033"/>
          <w:sz w:val="24"/>
          <w:szCs w:val="24"/>
          <w:shd w:val="clear" w:color="auto" w:fill="FFFFFF"/>
        </w:rPr>
        <w:t xml:space="preserve"> </w:t>
      </w:r>
      <w:r w:rsidRPr="00072883">
        <w:rPr>
          <w:rFonts w:ascii="Arial" w:hAnsi="Arial" w:cs="Arial"/>
          <w:color w:val="000033"/>
          <w:sz w:val="24"/>
          <w:szCs w:val="24"/>
          <w:shd w:val="clear" w:color="auto" w:fill="FFFFFF"/>
        </w:rPr>
        <w:t>(https://environmentalevidencejournal.biomedcentral.com/submission</w:t>
      </w:r>
      <w:r w:rsidR="00F10C70">
        <w:rPr>
          <w:rFonts w:ascii="Arial" w:hAnsi="Arial" w:cs="Arial"/>
          <w:color w:val="000033"/>
          <w:sz w:val="24"/>
          <w:szCs w:val="24"/>
          <w:shd w:val="clear" w:color="auto" w:fill="FFFFFF"/>
        </w:rPr>
        <w:t>-g</w:t>
      </w:r>
      <w:r w:rsidRPr="00072883">
        <w:rPr>
          <w:rFonts w:ascii="Arial" w:hAnsi="Arial" w:cs="Arial"/>
          <w:color w:val="000033"/>
          <w:sz w:val="24"/>
          <w:szCs w:val="24"/>
          <w:shd w:val="clear" w:color="auto" w:fill="FFFFFF"/>
        </w:rPr>
        <w:t>uidelines/preparing-your-manuscript/systematic-map), the references are not correctly cited in the text, the systematic map database is not provided, and the methods are not detailed enough to be able to repeat the work and understand how the work was exactly conducted. The fact that the map is limited to the years 2010-2023 is also a strong limitation, which would require a clear justification. If very few studies have been published on this topic before, why not include them? It wouldn't take much extra work to code a few studies (unless the number of studies to be screened explodes).</w:t>
      </w:r>
    </w:p>
    <w:p w14:paraId="6A2FEA36" w14:textId="6528A382" w:rsidR="000F0E2F" w:rsidRPr="00C169F5" w:rsidRDefault="000F0E2F" w:rsidP="0016179E">
      <w:pPr>
        <w:spacing w:before="240" w:line="480" w:lineRule="auto"/>
        <w:jc w:val="both"/>
        <w:rPr>
          <w:rFonts w:ascii="Arial" w:hAnsi="Arial" w:cs="Arial"/>
          <w:color w:val="00B050"/>
          <w:sz w:val="24"/>
          <w:szCs w:val="24"/>
          <w:shd w:val="clear" w:color="auto" w:fill="FFFFFF"/>
          <w:rPrChange w:id="95" w:author="Man Lim Ho" w:date="2024-07-10T22:10:00Z" w16du:dateUtc="2024-07-10T12:10:00Z">
            <w:rPr>
              <w:rFonts w:ascii="Arial" w:hAnsi="Arial" w:cs="Arial"/>
              <w:color w:val="000033"/>
              <w:sz w:val="24"/>
              <w:szCs w:val="24"/>
              <w:shd w:val="clear" w:color="auto" w:fill="FFFFFF"/>
            </w:rPr>
          </w:rPrChange>
        </w:rPr>
      </w:pPr>
      <w:ins w:id="96" w:author="Man Lim Ho" w:date="2024-07-10T22:06:00Z" w16du:dateUtc="2024-07-10T12:06:00Z">
        <w:r w:rsidRPr="00C169F5">
          <w:rPr>
            <w:rFonts w:ascii="Arial" w:hAnsi="Arial" w:cs="Arial"/>
            <w:color w:val="00B050"/>
            <w:sz w:val="24"/>
            <w:szCs w:val="24"/>
            <w:shd w:val="clear" w:color="auto" w:fill="FFFFFF"/>
            <w:rPrChange w:id="97" w:author="Man Lim Ho" w:date="2024-07-10T22:10:00Z" w16du:dateUtc="2024-07-10T12:10:00Z">
              <w:rPr>
                <w:rFonts w:ascii="Arial" w:hAnsi="Arial" w:cs="Arial"/>
                <w:color w:val="000033"/>
                <w:sz w:val="24"/>
                <w:szCs w:val="24"/>
                <w:shd w:val="clear" w:color="auto" w:fill="FFFFFF"/>
              </w:rPr>
            </w:rPrChange>
          </w:rPr>
          <w:t>Author Response: Thank you very much for considering our submission.</w:t>
        </w:r>
        <w:r w:rsidR="007B2036" w:rsidRPr="00C169F5">
          <w:rPr>
            <w:rFonts w:ascii="Arial" w:hAnsi="Arial" w:cs="Arial"/>
            <w:color w:val="00B050"/>
            <w:sz w:val="24"/>
            <w:szCs w:val="24"/>
            <w:shd w:val="clear" w:color="auto" w:fill="FFFFFF"/>
            <w:rPrChange w:id="98" w:author="Man Lim Ho" w:date="2024-07-10T22:10:00Z" w16du:dateUtc="2024-07-10T12:10:00Z">
              <w:rPr>
                <w:rFonts w:ascii="Arial" w:hAnsi="Arial" w:cs="Arial"/>
                <w:color w:val="000033"/>
                <w:sz w:val="24"/>
                <w:szCs w:val="24"/>
                <w:shd w:val="clear" w:color="auto" w:fill="FFFFFF"/>
              </w:rPr>
            </w:rPrChange>
          </w:rPr>
          <w:t xml:space="preserve"> In this revised manuscript, we have followed the guidelines for submission t</w:t>
        </w:r>
      </w:ins>
      <w:ins w:id="99" w:author="Man Lim Ho" w:date="2024-07-10T22:07:00Z" w16du:dateUtc="2024-07-10T12:07:00Z">
        <w:r w:rsidR="00437002" w:rsidRPr="00C169F5">
          <w:rPr>
            <w:rFonts w:ascii="Arial" w:hAnsi="Arial" w:cs="Arial"/>
            <w:color w:val="00B050"/>
            <w:sz w:val="24"/>
            <w:szCs w:val="24"/>
            <w:shd w:val="clear" w:color="auto" w:fill="FFFFFF"/>
            <w:rPrChange w:id="100" w:author="Man Lim Ho" w:date="2024-07-10T22:10:00Z" w16du:dateUtc="2024-07-10T12:10:00Z">
              <w:rPr>
                <w:rFonts w:ascii="Arial" w:hAnsi="Arial" w:cs="Arial"/>
                <w:color w:val="000033"/>
                <w:sz w:val="24"/>
                <w:szCs w:val="24"/>
                <w:shd w:val="clear" w:color="auto" w:fill="FFFFFF"/>
              </w:rPr>
            </w:rPrChange>
          </w:rPr>
          <w:t xml:space="preserve">o ensure all the aspects of the systematic map are addressed. We have </w:t>
        </w:r>
        <w:r w:rsidR="00E05AA4" w:rsidRPr="00C169F5">
          <w:rPr>
            <w:rFonts w:ascii="Arial" w:hAnsi="Arial" w:cs="Arial"/>
            <w:color w:val="00B050"/>
            <w:sz w:val="24"/>
            <w:szCs w:val="24"/>
            <w:shd w:val="clear" w:color="auto" w:fill="FFFFFF"/>
            <w:rPrChange w:id="101" w:author="Man Lim Ho" w:date="2024-07-10T22:10:00Z" w16du:dateUtc="2024-07-10T12:10:00Z">
              <w:rPr>
                <w:rFonts w:ascii="Arial" w:hAnsi="Arial" w:cs="Arial"/>
                <w:color w:val="000033"/>
                <w:sz w:val="24"/>
                <w:szCs w:val="24"/>
                <w:shd w:val="clear" w:color="auto" w:fill="FFFFFF"/>
              </w:rPr>
            </w:rPrChange>
          </w:rPr>
          <w:t>corrected all references, resubmitted a database of the systematic map,</w:t>
        </w:r>
      </w:ins>
      <w:ins w:id="102" w:author="Man Lim Ho" w:date="2024-07-10T22:08:00Z" w16du:dateUtc="2024-07-10T12:08:00Z">
        <w:r w:rsidR="0067657C" w:rsidRPr="00C169F5">
          <w:rPr>
            <w:rFonts w:ascii="Arial" w:hAnsi="Arial" w:cs="Arial"/>
            <w:color w:val="00B050"/>
            <w:sz w:val="24"/>
            <w:szCs w:val="24"/>
            <w:shd w:val="clear" w:color="auto" w:fill="FFFFFF"/>
            <w:rPrChange w:id="103" w:author="Man Lim Ho" w:date="2024-07-10T22:10:00Z" w16du:dateUtc="2024-07-10T12:10:00Z">
              <w:rPr>
                <w:rFonts w:ascii="Arial" w:hAnsi="Arial" w:cs="Arial"/>
                <w:color w:val="000033"/>
                <w:sz w:val="24"/>
                <w:szCs w:val="24"/>
                <w:shd w:val="clear" w:color="auto" w:fill="FFFFFF"/>
              </w:rPr>
            </w:rPrChange>
          </w:rPr>
          <w:t xml:space="preserve"> and provided clearer descriptions of how this work can be replicated. We have chosen 2010 to 2023 as </w:t>
        </w:r>
        <w:r w:rsidR="00060D2B" w:rsidRPr="00C169F5">
          <w:rPr>
            <w:rFonts w:ascii="Arial" w:hAnsi="Arial" w:cs="Arial"/>
            <w:color w:val="00B050"/>
            <w:sz w:val="24"/>
            <w:szCs w:val="24"/>
            <w:shd w:val="clear" w:color="auto" w:fill="FFFFFF"/>
            <w:rPrChange w:id="104" w:author="Man Lim Ho" w:date="2024-07-10T22:10:00Z" w16du:dateUtc="2024-07-10T12:10:00Z">
              <w:rPr>
                <w:rFonts w:ascii="Arial" w:hAnsi="Arial" w:cs="Arial"/>
                <w:color w:val="000033"/>
                <w:sz w:val="24"/>
                <w:szCs w:val="24"/>
                <w:shd w:val="clear" w:color="auto" w:fill="FFFFFF"/>
              </w:rPr>
            </w:rPrChange>
          </w:rPr>
          <w:t xml:space="preserve">we would like to include most relevant and recent literature on the topic, and we have addressed the limitation of </w:t>
        </w:r>
        <w:r w:rsidR="00060D2B" w:rsidRPr="00C169F5">
          <w:rPr>
            <w:rFonts w:ascii="Arial" w:hAnsi="Arial" w:cs="Arial"/>
            <w:color w:val="00B050"/>
            <w:sz w:val="24"/>
            <w:szCs w:val="24"/>
            <w:shd w:val="clear" w:color="auto" w:fill="FFFFFF"/>
            <w:rPrChange w:id="105" w:author="Man Lim Ho" w:date="2024-07-10T22:10:00Z" w16du:dateUtc="2024-07-10T12:10:00Z">
              <w:rPr>
                <w:rFonts w:ascii="Arial" w:hAnsi="Arial" w:cs="Arial"/>
                <w:color w:val="000033"/>
                <w:sz w:val="24"/>
                <w:szCs w:val="24"/>
                <w:shd w:val="clear" w:color="auto" w:fill="FFFFFF"/>
              </w:rPr>
            </w:rPrChange>
          </w:rPr>
          <w:lastRenderedPageBreak/>
          <w:t xml:space="preserve">choosing this </w:t>
        </w:r>
      </w:ins>
      <w:ins w:id="106" w:author="Man Lim Ho" w:date="2024-07-10T22:09:00Z" w16du:dateUtc="2024-07-10T12:09:00Z">
        <w:r w:rsidR="00035BB5" w:rsidRPr="00C169F5">
          <w:rPr>
            <w:rFonts w:ascii="Arial" w:hAnsi="Arial" w:cs="Arial"/>
            <w:color w:val="00B050"/>
            <w:sz w:val="24"/>
            <w:szCs w:val="24"/>
            <w:shd w:val="clear" w:color="auto" w:fill="FFFFFF"/>
            <w:rPrChange w:id="107" w:author="Man Lim Ho" w:date="2024-07-10T22:10:00Z" w16du:dateUtc="2024-07-10T12:10:00Z">
              <w:rPr>
                <w:rFonts w:ascii="Arial" w:hAnsi="Arial" w:cs="Arial"/>
                <w:color w:val="000033"/>
                <w:sz w:val="24"/>
                <w:szCs w:val="24"/>
                <w:shd w:val="clear" w:color="auto" w:fill="FFFFFF"/>
              </w:rPr>
            </w:rPrChange>
          </w:rPr>
          <w:t>period</w:t>
        </w:r>
        <w:r w:rsidR="00060D2B" w:rsidRPr="00C169F5">
          <w:rPr>
            <w:rFonts w:ascii="Arial" w:hAnsi="Arial" w:cs="Arial"/>
            <w:color w:val="00B050"/>
            <w:sz w:val="24"/>
            <w:szCs w:val="24"/>
            <w:shd w:val="clear" w:color="auto" w:fill="FFFFFF"/>
            <w:rPrChange w:id="108" w:author="Man Lim Ho" w:date="2024-07-10T22:10:00Z" w16du:dateUtc="2024-07-10T12:10:00Z">
              <w:rPr>
                <w:rFonts w:ascii="Arial" w:hAnsi="Arial" w:cs="Arial"/>
                <w:color w:val="000033"/>
                <w:sz w:val="24"/>
                <w:szCs w:val="24"/>
                <w:shd w:val="clear" w:color="auto" w:fill="FFFFFF"/>
              </w:rPr>
            </w:rPrChange>
          </w:rPr>
          <w:t xml:space="preserve"> </w:t>
        </w:r>
        <w:r w:rsidR="00035BB5" w:rsidRPr="00C169F5">
          <w:rPr>
            <w:rFonts w:ascii="Arial" w:hAnsi="Arial" w:cs="Arial"/>
            <w:color w:val="00B050"/>
            <w:sz w:val="24"/>
            <w:szCs w:val="24"/>
            <w:shd w:val="clear" w:color="auto" w:fill="FFFFFF"/>
            <w:rPrChange w:id="109" w:author="Man Lim Ho" w:date="2024-07-10T22:10:00Z" w16du:dateUtc="2024-07-10T12:10:00Z">
              <w:rPr>
                <w:rFonts w:ascii="Arial" w:hAnsi="Arial" w:cs="Arial"/>
                <w:color w:val="000033"/>
                <w:sz w:val="24"/>
                <w:szCs w:val="24"/>
                <w:shd w:val="clear" w:color="auto" w:fill="FFFFFF"/>
              </w:rPr>
            </w:rPrChange>
          </w:rPr>
          <w:t xml:space="preserve">and how it may have impacted this study. Once again, thank you very much for considering our submission </w:t>
        </w:r>
        <w:r w:rsidR="00C169F5" w:rsidRPr="00C169F5">
          <w:rPr>
            <w:rFonts w:ascii="Arial" w:hAnsi="Arial" w:cs="Arial"/>
            <w:color w:val="00B050"/>
            <w:sz w:val="24"/>
            <w:szCs w:val="24"/>
            <w:shd w:val="clear" w:color="auto" w:fill="FFFFFF"/>
            <w:rPrChange w:id="110" w:author="Man Lim Ho" w:date="2024-07-10T22:10:00Z" w16du:dateUtc="2024-07-10T12:10:00Z">
              <w:rPr>
                <w:rFonts w:ascii="Arial" w:hAnsi="Arial" w:cs="Arial"/>
                <w:color w:val="000033"/>
                <w:sz w:val="24"/>
                <w:szCs w:val="24"/>
                <w:shd w:val="clear" w:color="auto" w:fill="FFFFFF"/>
              </w:rPr>
            </w:rPrChange>
          </w:rPr>
          <w:t>to Environmental Evidence.</w:t>
        </w:r>
      </w:ins>
    </w:p>
    <w:p w14:paraId="3B728294"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Below are other general comments, and specific comments.</w:t>
      </w:r>
    </w:p>
    <w:p w14:paraId="115BEA40"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General comments</w:t>
      </w:r>
    </w:p>
    <w:p w14:paraId="7C9B638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Environmental Evidence is the official journal of the Collaboration for Environmental </w:t>
      </w:r>
      <w:proofErr w:type="gramStart"/>
      <w:r w:rsidRPr="00072883">
        <w:rPr>
          <w:rFonts w:ascii="Arial" w:hAnsi="Arial" w:cs="Arial"/>
          <w:color w:val="000033"/>
          <w:sz w:val="24"/>
          <w:szCs w:val="24"/>
          <w:shd w:val="clear" w:color="auto" w:fill="FFFFFF"/>
        </w:rPr>
        <w:t>Evidence</w:t>
      </w:r>
      <w:proofErr w:type="gramEnd"/>
      <w:r w:rsidRPr="00072883">
        <w:rPr>
          <w:rFonts w:ascii="Arial" w:hAnsi="Arial" w:cs="Arial"/>
          <w:color w:val="000033"/>
          <w:sz w:val="24"/>
          <w:szCs w:val="24"/>
          <w:shd w:val="clear" w:color="auto" w:fill="FFFFFF"/>
        </w:rPr>
        <w:t xml:space="preserve"> and the manuscript should conform to its guidance (see www.environmentalevidence.org /information-for-authors). The manuscript is a CEE Systematic Map and consequently we particularly seek reviewer's comments on the extent to which:</w:t>
      </w:r>
    </w:p>
    <w:p w14:paraId="377C8E6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1. the protocol for the review has been cited and followed.</w:t>
      </w:r>
    </w:p>
    <w:p w14:paraId="39C5622C" w14:textId="77777777" w:rsidR="00CB5243"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The protocol has been cited and followed except some minor deviations that were not listed. The map report states L220 in the section Deviation from the protocol "There was no deviation from the protocol", but L320-321 states "Methods outlined in previously published protocol were followed, apart from minor additions and deviations described in the section 'Deviation, additions and justifications'".</w:t>
      </w:r>
    </w:p>
    <w:p w14:paraId="7130FC05" w14:textId="73165F69" w:rsidR="00CB5243" w:rsidRPr="00013431" w:rsidRDefault="00CB5243" w:rsidP="0016179E">
      <w:pPr>
        <w:spacing w:before="240" w:line="480" w:lineRule="auto"/>
        <w:jc w:val="both"/>
        <w:rPr>
          <w:rFonts w:ascii="Arial" w:hAnsi="Arial" w:cs="Arial"/>
          <w:color w:val="00B050"/>
          <w:sz w:val="24"/>
          <w:szCs w:val="24"/>
          <w:shd w:val="clear" w:color="auto" w:fill="FFFFFF"/>
        </w:rPr>
      </w:pPr>
      <w:r w:rsidRPr="00013431">
        <w:rPr>
          <w:rFonts w:ascii="Arial" w:hAnsi="Arial" w:cs="Arial"/>
          <w:color w:val="00B050"/>
          <w:sz w:val="24"/>
          <w:szCs w:val="24"/>
          <w:shd w:val="clear" w:color="auto" w:fill="FFFFFF"/>
        </w:rPr>
        <w:t xml:space="preserve">Author Response: We have removed the sentence </w:t>
      </w:r>
      <w:r w:rsidR="001924DD" w:rsidRPr="00013431">
        <w:rPr>
          <w:rFonts w:ascii="Arial" w:hAnsi="Arial" w:cs="Arial"/>
          <w:color w:val="00B050"/>
          <w:sz w:val="24"/>
          <w:szCs w:val="24"/>
          <w:shd w:val="clear" w:color="auto" w:fill="FFFFFF"/>
        </w:rPr>
        <w:t>“</w:t>
      </w:r>
      <w:commentRangeStart w:id="111"/>
      <w:commentRangeStart w:id="112"/>
      <w:r w:rsidR="001924DD" w:rsidRPr="00013431">
        <w:rPr>
          <w:rFonts w:ascii="Arial" w:hAnsi="Arial" w:cs="Arial"/>
          <w:color w:val="00B050"/>
          <w:sz w:val="24"/>
          <w:szCs w:val="24"/>
          <w:shd w:val="clear" w:color="auto" w:fill="FFFFFF"/>
        </w:rPr>
        <w:t>Methods outlined in previously published protocol were followed, apart from minor additions and deviations described in the section 'Deviation, additions and justifications'</w:t>
      </w:r>
      <w:commentRangeEnd w:id="111"/>
      <w:r w:rsidR="00B102FB">
        <w:rPr>
          <w:rStyle w:val="CommentReference"/>
        </w:rPr>
        <w:commentReference w:id="111"/>
      </w:r>
      <w:commentRangeEnd w:id="112"/>
      <w:r w:rsidR="007B5EE5">
        <w:rPr>
          <w:rStyle w:val="CommentReference"/>
        </w:rPr>
        <w:commentReference w:id="112"/>
      </w:r>
      <w:r w:rsidR="001924DD" w:rsidRPr="00013431">
        <w:rPr>
          <w:rFonts w:ascii="Arial" w:hAnsi="Arial" w:cs="Arial"/>
          <w:color w:val="00B050"/>
          <w:sz w:val="24"/>
          <w:szCs w:val="24"/>
          <w:shd w:val="clear" w:color="auto" w:fill="FFFFFF"/>
        </w:rPr>
        <w:t xml:space="preserve">" to avoid confusion, </w:t>
      </w:r>
      <w:r w:rsidR="00FF7A50" w:rsidRPr="00013431">
        <w:rPr>
          <w:rFonts w:ascii="Arial" w:hAnsi="Arial" w:cs="Arial"/>
          <w:color w:val="00B050"/>
          <w:sz w:val="24"/>
          <w:szCs w:val="24"/>
          <w:shd w:val="clear" w:color="auto" w:fill="FFFFFF"/>
        </w:rPr>
        <w:t>and we have changed the section accordingly to details added to the methodology originally outlined in the protocol as follow</w:t>
      </w:r>
      <w:ins w:id="113" w:author="Malgorzata Nakagawa-Lagisz" w:date="2024-07-10T09:26:00Z" w16du:dateUtc="2024-07-09T23:26:00Z">
        <w:r w:rsidR="00F85DB9">
          <w:rPr>
            <w:rFonts w:ascii="Arial" w:hAnsi="Arial" w:cs="Arial"/>
            <w:color w:val="00B050"/>
            <w:sz w:val="24"/>
            <w:szCs w:val="24"/>
            <w:shd w:val="clear" w:color="auto" w:fill="FFFFFF"/>
          </w:rPr>
          <w:t>s</w:t>
        </w:r>
      </w:ins>
      <w:r w:rsidR="00FF7A50" w:rsidRPr="00013431">
        <w:rPr>
          <w:rFonts w:ascii="Arial" w:hAnsi="Arial" w:cs="Arial"/>
          <w:color w:val="00B050"/>
          <w:sz w:val="24"/>
          <w:szCs w:val="24"/>
          <w:shd w:val="clear" w:color="auto" w:fill="FFFFFF"/>
        </w:rPr>
        <w:t>:</w:t>
      </w:r>
    </w:p>
    <w:p w14:paraId="3FD165E8" w14:textId="21DDD88F" w:rsidR="00E27C6B" w:rsidRPr="00E27C6B" w:rsidRDefault="00F85DB9" w:rsidP="00E27C6B">
      <w:pPr>
        <w:spacing w:before="240" w:line="480" w:lineRule="auto"/>
        <w:jc w:val="both"/>
        <w:rPr>
          <w:ins w:id="114" w:author="Man Lim Ho" w:date="2024-07-10T19:33:00Z" w16du:dateUtc="2024-07-10T09:33:00Z"/>
          <w:rFonts w:ascii="Arial" w:hAnsi="Arial" w:cs="Arial"/>
          <w:color w:val="00B050"/>
          <w:sz w:val="24"/>
          <w:szCs w:val="24"/>
          <w:shd w:val="clear" w:color="auto" w:fill="FFFFFF"/>
        </w:rPr>
      </w:pPr>
      <w:ins w:id="115" w:author="Malgorzata Nakagawa-Lagisz" w:date="2024-07-10T09:26:00Z" w16du:dateUtc="2024-07-09T23:26:00Z">
        <w:r>
          <w:rPr>
            <w:rFonts w:ascii="Arial" w:hAnsi="Arial" w:cs="Arial"/>
            <w:color w:val="00B050"/>
            <w:sz w:val="24"/>
            <w:szCs w:val="24"/>
          </w:rPr>
          <w:t xml:space="preserve">New line numbers </w:t>
        </w:r>
        <w:del w:id="116" w:author="Man Lim Ho" w:date="2024-07-10T15:15:00Z" w16du:dateUtc="2024-07-10T05:15:00Z">
          <w:r w:rsidDel="006A3B67">
            <w:rPr>
              <w:rFonts w:ascii="Arial" w:hAnsi="Arial" w:cs="Arial"/>
              <w:color w:val="00B050"/>
              <w:sz w:val="24"/>
              <w:szCs w:val="24"/>
            </w:rPr>
            <w:delText>XXX</w:delText>
          </w:r>
        </w:del>
      </w:ins>
      <w:ins w:id="117" w:author="Man Lim Ho" w:date="2024-07-10T22:27:00Z" w16du:dateUtc="2024-07-10T12:27:00Z">
        <w:r w:rsidR="00AA62FE">
          <w:rPr>
            <w:rFonts w:ascii="Arial" w:hAnsi="Arial" w:cs="Arial"/>
            <w:color w:val="00B050"/>
            <w:sz w:val="24"/>
            <w:szCs w:val="24"/>
          </w:rPr>
          <w:t>199-209</w:t>
        </w:r>
      </w:ins>
      <w:ins w:id="118" w:author="Malgorzata Nakagawa-Lagisz" w:date="2024-07-10T09:26:00Z" w16du:dateUtc="2024-07-09T23:26:00Z">
        <w:r>
          <w:rPr>
            <w:rFonts w:ascii="Arial" w:hAnsi="Arial" w:cs="Arial"/>
            <w:color w:val="00B050"/>
            <w:sz w:val="24"/>
            <w:szCs w:val="24"/>
          </w:rPr>
          <w:t xml:space="preserve">: </w:t>
        </w:r>
      </w:ins>
      <w:r w:rsidR="000A45AF" w:rsidRPr="00013431">
        <w:rPr>
          <w:rFonts w:ascii="Arial" w:hAnsi="Arial" w:cs="Arial"/>
          <w:color w:val="00B050"/>
          <w:sz w:val="24"/>
          <w:szCs w:val="24"/>
          <w:shd w:val="clear" w:color="auto" w:fill="FFFFFF"/>
        </w:rPr>
        <w:t>“</w:t>
      </w:r>
    </w:p>
    <w:p w14:paraId="1E3A75E2" w14:textId="77777777" w:rsidR="00E27C6B" w:rsidRPr="00E27C6B" w:rsidRDefault="00E27C6B" w:rsidP="00E27C6B">
      <w:pPr>
        <w:spacing w:before="240" w:line="480" w:lineRule="auto"/>
        <w:jc w:val="both"/>
        <w:rPr>
          <w:ins w:id="119" w:author="Man Lim Ho" w:date="2024-07-10T19:33:00Z" w16du:dateUtc="2024-07-10T09:33:00Z"/>
          <w:rFonts w:ascii="Arial" w:hAnsi="Arial" w:cs="Arial"/>
          <w:color w:val="00B050"/>
          <w:sz w:val="24"/>
          <w:szCs w:val="24"/>
          <w:shd w:val="clear" w:color="auto" w:fill="FFFFFF"/>
        </w:rPr>
      </w:pPr>
      <w:ins w:id="120" w:author="Man Lim Ho" w:date="2024-07-10T19:33:00Z" w16du:dateUtc="2024-07-10T09:33:00Z">
        <w:r w:rsidRPr="00E27C6B">
          <w:rPr>
            <w:rFonts w:ascii="Arial" w:hAnsi="Arial" w:cs="Arial"/>
            <w:color w:val="00B050"/>
            <w:sz w:val="24"/>
            <w:szCs w:val="24"/>
            <w:shd w:val="clear" w:color="auto" w:fill="FFFFFF"/>
          </w:rPr>
          <w:lastRenderedPageBreak/>
          <w:t>The following deviation was made in eligibility criteria for inclusion of this systematic map:</w:t>
        </w:r>
      </w:ins>
    </w:p>
    <w:p w14:paraId="43C914C0" w14:textId="77777777" w:rsidR="00E27C6B" w:rsidRPr="00E27C6B" w:rsidRDefault="00E27C6B" w:rsidP="00E27C6B">
      <w:pPr>
        <w:spacing w:before="240" w:line="480" w:lineRule="auto"/>
        <w:jc w:val="both"/>
        <w:rPr>
          <w:ins w:id="121" w:author="Man Lim Ho" w:date="2024-07-10T19:33:00Z" w16du:dateUtc="2024-07-10T09:33:00Z"/>
          <w:rFonts w:ascii="Arial" w:hAnsi="Arial" w:cs="Arial"/>
          <w:color w:val="00B050"/>
          <w:sz w:val="24"/>
          <w:szCs w:val="24"/>
          <w:shd w:val="clear" w:color="auto" w:fill="FFFFFF"/>
        </w:rPr>
      </w:pPr>
      <w:ins w:id="122" w:author="Man Lim Ho" w:date="2024-07-10T19:33:00Z" w16du:dateUtc="2024-07-10T09:33:00Z">
        <w:r w:rsidRPr="00E27C6B">
          <w:rPr>
            <w:rFonts w:ascii="Arial" w:hAnsi="Arial" w:cs="Arial"/>
            <w:color w:val="00B050"/>
            <w:sz w:val="24"/>
            <w:szCs w:val="24"/>
            <w:shd w:val="clear" w:color="auto" w:fill="FFFFFF"/>
          </w:rPr>
          <w:t>Studies including subtropical coral systems and any other component, including tropical, polar, or other organisms such as fishes, kelp, etc., were included in this systematic map, but only the subtropical coral systems data are included.</w:t>
        </w:r>
      </w:ins>
    </w:p>
    <w:p w14:paraId="7E7F9FA6" w14:textId="7051ED1E" w:rsidR="00896BD9" w:rsidRPr="00896BD9" w:rsidRDefault="00E27C6B" w:rsidP="00896BD9">
      <w:pPr>
        <w:spacing w:before="240" w:line="480" w:lineRule="auto"/>
        <w:jc w:val="both"/>
        <w:rPr>
          <w:ins w:id="123" w:author="Man Lim Ho" w:date="2024-07-10T21:31:00Z" w16du:dateUtc="2024-07-10T11:31:00Z"/>
          <w:rFonts w:ascii="Arial" w:hAnsi="Arial" w:cs="Arial"/>
          <w:color w:val="00B050"/>
          <w:sz w:val="24"/>
          <w:szCs w:val="24"/>
          <w:shd w:val="clear" w:color="auto" w:fill="FFFFFF"/>
        </w:rPr>
      </w:pPr>
      <w:ins w:id="124" w:author="Man Lim Ho" w:date="2024-07-10T19:33:00Z" w16du:dateUtc="2024-07-10T09:33:00Z">
        <w:r w:rsidRPr="00E27C6B">
          <w:rPr>
            <w:rFonts w:ascii="Arial" w:hAnsi="Arial" w:cs="Arial"/>
            <w:color w:val="00B050"/>
            <w:sz w:val="24"/>
            <w:szCs w:val="24"/>
            <w:shd w:val="clear" w:color="auto" w:fill="FFFFFF"/>
          </w:rPr>
          <w:t>Impact of cold stress is included as an ocean warming evidence in this map to highlight the research on corals exposed to cold stress.</w:t>
        </w:r>
      </w:ins>
      <w:ins w:id="125" w:author="Man Lim Ho" w:date="2024-07-10T21:31:00Z" w16du:dateUtc="2024-07-10T11:31:00Z">
        <w:r w:rsidR="00896BD9" w:rsidRPr="00896BD9">
          <w:t xml:space="preserve"> </w:t>
        </w:r>
        <w:r w:rsidR="00896BD9" w:rsidRPr="00896BD9">
          <w:rPr>
            <w:rFonts w:ascii="Arial" w:hAnsi="Arial" w:cs="Arial"/>
            <w:color w:val="00B050"/>
            <w:sz w:val="24"/>
            <w:szCs w:val="24"/>
            <w:shd w:val="clear" w:color="auto" w:fill="FFFFFF"/>
          </w:rPr>
          <w:t>In other eligibility criteria, the following were changed:</w:t>
        </w:r>
      </w:ins>
    </w:p>
    <w:p w14:paraId="509AD8BD" w14:textId="77777777" w:rsidR="00AA62FE" w:rsidRDefault="00AA62FE" w:rsidP="00172A4D">
      <w:pPr>
        <w:spacing w:before="240" w:line="480" w:lineRule="auto"/>
        <w:jc w:val="both"/>
        <w:rPr>
          <w:ins w:id="126" w:author="Man Lim Ho" w:date="2024-07-10T22:26:00Z" w16du:dateUtc="2024-07-10T12:26:00Z"/>
          <w:rFonts w:ascii="Arial" w:hAnsi="Arial" w:cs="Arial"/>
          <w:color w:val="00B050"/>
          <w:sz w:val="24"/>
          <w:szCs w:val="24"/>
          <w:shd w:val="clear" w:color="auto" w:fill="FFFFFF"/>
        </w:rPr>
      </w:pPr>
      <w:ins w:id="127" w:author="Man Lim Ho" w:date="2024-07-10T22:26:00Z" w16du:dateUtc="2024-07-10T12:26:00Z">
        <w:r w:rsidRPr="00AA62FE">
          <w:rPr>
            <w:rFonts w:ascii="Arial" w:hAnsi="Arial" w:cs="Arial"/>
            <w:color w:val="00B050"/>
            <w:sz w:val="24"/>
            <w:szCs w:val="24"/>
            <w:shd w:val="clear" w:color="auto" w:fill="FFFFFF"/>
          </w:rPr>
          <w:t>In other eligibility criteria, the following were changed:</w:t>
        </w:r>
      </w:ins>
    </w:p>
    <w:p w14:paraId="011C8F6E" w14:textId="63586155" w:rsidR="00896BD9" w:rsidRPr="00896BD9" w:rsidRDefault="00896BD9" w:rsidP="00172A4D">
      <w:pPr>
        <w:spacing w:before="240" w:line="480" w:lineRule="auto"/>
        <w:jc w:val="both"/>
        <w:rPr>
          <w:ins w:id="128" w:author="Man Lim Ho" w:date="2024-07-10T21:31:00Z" w16du:dateUtc="2024-07-10T11:31:00Z"/>
          <w:rFonts w:ascii="Arial" w:hAnsi="Arial" w:cs="Arial"/>
          <w:color w:val="00B050"/>
          <w:sz w:val="24"/>
          <w:szCs w:val="24"/>
          <w:shd w:val="clear" w:color="auto" w:fill="FFFFFF"/>
        </w:rPr>
      </w:pPr>
      <w:ins w:id="129" w:author="Man Lim Ho" w:date="2024-07-10T21:31:00Z" w16du:dateUtc="2024-07-10T11:31:00Z">
        <w:r w:rsidRPr="00896BD9">
          <w:rPr>
            <w:rFonts w:ascii="Arial" w:hAnsi="Arial" w:cs="Arial"/>
            <w:color w:val="00B050"/>
            <w:sz w:val="24"/>
            <w:szCs w:val="24"/>
            <w:shd w:val="clear" w:color="auto" w:fill="FFFFFF"/>
          </w:rPr>
          <w:t xml:space="preserve">Theoretical papers were excluded from this map, and they were not discussed at a separate section of this study. They were presented alongside other excluded literature in </w:t>
        </w:r>
      </w:ins>
      <w:ins w:id="130" w:author="Man Lim Ho" w:date="2024-07-10T22:10:00Z" w16du:dateUtc="2024-07-10T12:10:00Z">
        <w:r w:rsidR="00E83E2D">
          <w:rPr>
            <w:rFonts w:ascii="Arial" w:hAnsi="Arial" w:cs="Arial"/>
            <w:color w:val="00B050"/>
            <w:sz w:val="24"/>
            <w:szCs w:val="24"/>
            <w:shd w:val="clear" w:color="auto" w:fill="FFFFFF"/>
          </w:rPr>
          <w:t>Additional File 1</w:t>
        </w:r>
      </w:ins>
      <w:ins w:id="131" w:author="Man Lim Ho" w:date="2024-07-10T21:31:00Z" w16du:dateUtc="2024-07-10T11:31:00Z">
        <w:r w:rsidRPr="00896BD9">
          <w:rPr>
            <w:rFonts w:ascii="Arial" w:hAnsi="Arial" w:cs="Arial"/>
            <w:color w:val="00B050"/>
            <w:sz w:val="24"/>
            <w:szCs w:val="24"/>
            <w:shd w:val="clear" w:color="auto" w:fill="FFFFFF"/>
          </w:rPr>
          <w:t>.</w:t>
        </w:r>
      </w:ins>
      <w:ins w:id="132" w:author="Man Lim Ho" w:date="2024-07-10T22:26:00Z" w16du:dateUtc="2024-07-10T12:26:00Z">
        <w:r w:rsidR="00172A4D">
          <w:rPr>
            <w:rFonts w:ascii="Arial" w:hAnsi="Arial" w:cs="Arial"/>
            <w:color w:val="00B050"/>
            <w:sz w:val="24"/>
            <w:szCs w:val="24"/>
            <w:shd w:val="clear" w:color="auto" w:fill="FFFFFF"/>
          </w:rPr>
          <w:t>”</w:t>
        </w:r>
      </w:ins>
    </w:p>
    <w:p w14:paraId="18F5CD86" w14:textId="680D95FE" w:rsidR="00BC6ED6" w:rsidDel="00B217FF" w:rsidRDefault="00D13520" w:rsidP="00896BD9">
      <w:pPr>
        <w:spacing w:before="240" w:line="480" w:lineRule="auto"/>
        <w:jc w:val="both"/>
        <w:rPr>
          <w:del w:id="133" w:author="Man Lim Ho" w:date="2024-07-10T19:33:00Z" w16du:dateUtc="2024-07-10T09:33:00Z"/>
          <w:rFonts w:ascii="Arial" w:hAnsi="Arial" w:cs="Arial"/>
          <w:color w:val="00B050"/>
          <w:sz w:val="24"/>
          <w:szCs w:val="24"/>
          <w:shd w:val="clear" w:color="auto" w:fill="FFFFFF"/>
        </w:rPr>
      </w:pPr>
      <w:ins w:id="134" w:author="Man Lim Ho" w:date="2024-07-10T22:27:00Z" w16du:dateUtc="2024-07-10T12:27:00Z">
        <w:r w:rsidRPr="00D13520">
          <w:rPr>
            <w:rFonts w:ascii="Arial" w:hAnsi="Arial" w:cs="Arial"/>
            <w:color w:val="00B050"/>
            <w:sz w:val="24"/>
            <w:szCs w:val="24"/>
            <w:shd w:val="clear" w:color="auto" w:fill="FFFFFF"/>
          </w:rPr>
          <w:t>Reasons for article exclusions were listed in Supplementary File S1 and Figure 1</w:t>
        </w:r>
        <w:r>
          <w:rPr>
            <w:rFonts w:ascii="Arial" w:hAnsi="Arial" w:cs="Arial"/>
            <w:color w:val="00B050"/>
            <w:sz w:val="24"/>
            <w:szCs w:val="24"/>
            <w:shd w:val="clear" w:color="auto" w:fill="FFFFFF"/>
          </w:rPr>
          <w:t>.</w:t>
        </w:r>
      </w:ins>
      <w:ins w:id="135" w:author="Man Lim Ho" w:date="2024-07-10T21:32:00Z" w16du:dateUtc="2024-07-10T11:32:00Z">
        <w:r w:rsidR="00896BD9">
          <w:rPr>
            <w:rFonts w:ascii="Arial" w:hAnsi="Arial" w:cs="Arial"/>
            <w:color w:val="00B050"/>
            <w:sz w:val="24"/>
            <w:szCs w:val="24"/>
            <w:shd w:val="clear" w:color="auto" w:fill="FFFFFF"/>
          </w:rPr>
          <w:t>”</w:t>
        </w:r>
      </w:ins>
      <w:ins w:id="136" w:author="Man Lim Ho" w:date="2024-07-10T21:31:00Z" w16du:dateUtc="2024-07-10T11:31:00Z">
        <w:r w:rsidR="00896BD9">
          <w:rPr>
            <w:rFonts w:ascii="Arial" w:hAnsi="Arial" w:cs="Arial"/>
            <w:color w:val="00B050"/>
            <w:sz w:val="24"/>
            <w:szCs w:val="24"/>
            <w:shd w:val="clear" w:color="auto" w:fill="FFFFFF"/>
          </w:rPr>
          <w:t xml:space="preserve"> </w:t>
        </w:r>
      </w:ins>
      <w:commentRangeStart w:id="137"/>
      <w:commentRangeStart w:id="138"/>
      <w:del w:id="139" w:author="Man Lim Ho" w:date="2024-07-10T15:16:00Z" w16du:dateUtc="2024-07-10T05:16:00Z">
        <w:r w:rsidR="00BC6ED6" w:rsidRPr="00013431" w:rsidDel="006A3B67">
          <w:rPr>
            <w:rFonts w:ascii="Arial" w:hAnsi="Arial" w:cs="Arial"/>
            <w:color w:val="00B050"/>
            <w:sz w:val="24"/>
            <w:szCs w:val="24"/>
            <w:shd w:val="clear" w:color="auto" w:fill="FFFFFF"/>
          </w:rPr>
          <w:delText>Deviation from the protocol has been added to provide a succinct methodology in the following sections</w:delText>
        </w:r>
      </w:del>
      <w:del w:id="140" w:author="Man Lim Ho" w:date="2024-07-10T19:33:00Z" w16du:dateUtc="2024-07-10T09:33:00Z">
        <w:r w:rsidR="00BC6ED6" w:rsidRPr="00013431" w:rsidDel="00E27C6B">
          <w:rPr>
            <w:rFonts w:ascii="Arial" w:hAnsi="Arial" w:cs="Arial"/>
            <w:color w:val="00B050"/>
            <w:sz w:val="24"/>
            <w:szCs w:val="24"/>
            <w:shd w:val="clear" w:color="auto" w:fill="FFFFFF"/>
          </w:rPr>
          <w:delText>:</w:delText>
        </w:r>
      </w:del>
    </w:p>
    <w:p w14:paraId="28DA40A2" w14:textId="32B05764" w:rsidR="00BC6ED6" w:rsidRPr="00013431" w:rsidDel="00E27C6B" w:rsidRDefault="00BC6ED6" w:rsidP="00E27C6B">
      <w:pPr>
        <w:spacing w:before="240" w:line="480" w:lineRule="auto"/>
        <w:jc w:val="both"/>
        <w:rPr>
          <w:del w:id="141" w:author="Man Lim Ho" w:date="2024-07-10T19:33:00Z" w16du:dateUtc="2024-07-10T09:33:00Z"/>
          <w:rFonts w:ascii="Arial" w:hAnsi="Arial" w:cs="Arial"/>
          <w:color w:val="00B050"/>
          <w:sz w:val="24"/>
          <w:szCs w:val="24"/>
          <w:shd w:val="clear" w:color="auto" w:fill="FFFFFF"/>
        </w:rPr>
      </w:pPr>
      <w:del w:id="142" w:author="Man Lim Ho" w:date="2024-07-10T19:33:00Z" w16du:dateUtc="2024-07-10T09:33:00Z">
        <w:r w:rsidRPr="00013431" w:rsidDel="00E27C6B">
          <w:rPr>
            <w:rFonts w:ascii="Arial" w:hAnsi="Arial" w:cs="Arial"/>
            <w:color w:val="00B050"/>
            <w:sz w:val="24"/>
            <w:szCs w:val="24"/>
            <w:shd w:val="clear" w:color="auto" w:fill="FFFFFF"/>
          </w:rPr>
          <w:delText>Eligibility Criteria</w:delText>
        </w:r>
      </w:del>
    </w:p>
    <w:p w14:paraId="6D6043DF" w14:textId="41C0D865" w:rsidR="000A45AF" w:rsidRPr="00013431" w:rsidDel="00E27C6B" w:rsidRDefault="00BC6ED6" w:rsidP="00E27C6B">
      <w:pPr>
        <w:spacing w:before="240" w:line="480" w:lineRule="auto"/>
        <w:jc w:val="both"/>
        <w:rPr>
          <w:del w:id="143" w:author="Man Lim Ho" w:date="2024-07-10T19:33:00Z" w16du:dateUtc="2024-07-10T09:33:00Z"/>
          <w:rFonts w:ascii="Arial" w:hAnsi="Arial" w:cs="Arial"/>
          <w:color w:val="00B050"/>
          <w:sz w:val="24"/>
          <w:szCs w:val="24"/>
          <w:shd w:val="clear" w:color="auto" w:fill="FFFFFF"/>
        </w:rPr>
      </w:pPr>
      <w:del w:id="144" w:author="Man Lim Ho" w:date="2024-07-10T19:33:00Z" w16du:dateUtc="2024-07-10T09:33:00Z">
        <w:r w:rsidRPr="00013431" w:rsidDel="00E27C6B">
          <w:rPr>
            <w:rFonts w:ascii="Arial" w:hAnsi="Arial" w:cs="Arial"/>
            <w:color w:val="00B050"/>
            <w:sz w:val="24"/>
            <w:szCs w:val="24"/>
            <w:shd w:val="clear" w:color="auto" w:fill="FFFFFF"/>
          </w:rPr>
          <w:delText>-</w:delText>
        </w:r>
        <w:r w:rsidRPr="00013431" w:rsidDel="00E27C6B">
          <w:rPr>
            <w:rFonts w:ascii="Arial" w:hAnsi="Arial" w:cs="Arial"/>
            <w:color w:val="00B050"/>
            <w:sz w:val="24"/>
            <w:szCs w:val="24"/>
            <w:shd w:val="clear" w:color="auto" w:fill="FFFFFF"/>
          </w:rPr>
          <w:tab/>
          <w:delText>Whereas a study includes subtropical coral systems and another component (tropical, polar, fishes, etc.), the research based on the subtropical coral systems are included</w:delText>
        </w:r>
        <w:commentRangeEnd w:id="137"/>
        <w:r w:rsidR="00B102FB" w:rsidDel="00E27C6B">
          <w:rPr>
            <w:rStyle w:val="CommentReference"/>
          </w:rPr>
          <w:commentReference w:id="137"/>
        </w:r>
        <w:commentRangeEnd w:id="138"/>
        <w:r w:rsidR="00DC675F" w:rsidDel="00E27C6B">
          <w:rPr>
            <w:rStyle w:val="CommentReference"/>
          </w:rPr>
          <w:commentReference w:id="138"/>
        </w:r>
        <w:r w:rsidRPr="00013431" w:rsidDel="00E27C6B">
          <w:rPr>
            <w:rFonts w:ascii="Arial" w:hAnsi="Arial" w:cs="Arial"/>
            <w:color w:val="00B050"/>
            <w:sz w:val="24"/>
            <w:szCs w:val="24"/>
            <w:shd w:val="clear" w:color="auto" w:fill="FFFFFF"/>
          </w:rPr>
          <w:delText>.</w:delText>
        </w:r>
        <w:r w:rsidR="000A45AF" w:rsidRPr="00013431" w:rsidDel="00E27C6B">
          <w:rPr>
            <w:rFonts w:ascii="Arial" w:hAnsi="Arial" w:cs="Arial"/>
            <w:color w:val="00B050"/>
            <w:sz w:val="24"/>
            <w:szCs w:val="24"/>
            <w:shd w:val="clear" w:color="auto" w:fill="FFFFFF"/>
          </w:rPr>
          <w:delText>”</w:delText>
        </w:r>
      </w:del>
    </w:p>
    <w:p w14:paraId="0794189A" w14:textId="77777777" w:rsidR="00896BD9" w:rsidRDefault="00072883" w:rsidP="0016179E">
      <w:pPr>
        <w:spacing w:before="240" w:line="480" w:lineRule="auto"/>
        <w:jc w:val="both"/>
        <w:rPr>
          <w:ins w:id="145" w:author="Man Lim Ho" w:date="2024-07-10T21:31:00Z" w16du:dateUtc="2024-07-10T11:31:00Z"/>
          <w:rFonts w:ascii="Arial" w:hAnsi="Arial" w:cs="Arial"/>
          <w:color w:val="000033"/>
          <w:sz w:val="24"/>
          <w:szCs w:val="24"/>
          <w:shd w:val="clear" w:color="auto" w:fill="FFFFFF"/>
        </w:rPr>
      </w:pPr>
      <w:r w:rsidRPr="00072883">
        <w:rPr>
          <w:rFonts w:ascii="Arial" w:hAnsi="Arial" w:cs="Arial"/>
          <w:color w:val="000033"/>
          <w:sz w:val="24"/>
          <w:szCs w:val="24"/>
        </w:rPr>
        <w:br/>
      </w:r>
    </w:p>
    <w:p w14:paraId="64F0741E" w14:textId="272668ED"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2. the background section adequately describes the purpose and subject of the review.</w:t>
      </w:r>
    </w:p>
    <w:p w14:paraId="2FA9014C" w14:textId="77A3971C"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I think that the background should provide more details on how subtropical/temperate coral species and coral reef species are threatened by global warming (e.g. direct impact of warming on species, indirect impacts due to the expansion of tropical species, etc.).</w:t>
      </w:r>
    </w:p>
    <w:p w14:paraId="4BA5C1FB" w14:textId="77777777" w:rsidR="00F85DB9" w:rsidRDefault="00145CE5" w:rsidP="0016179E">
      <w:pPr>
        <w:spacing w:before="240" w:line="480" w:lineRule="auto"/>
        <w:jc w:val="both"/>
        <w:rPr>
          <w:ins w:id="146" w:author="Malgorzata Nakagawa-Lagisz" w:date="2024-07-10T09:26:00Z" w16du:dateUtc="2024-07-09T23:26:00Z"/>
          <w:rFonts w:ascii="Arial" w:hAnsi="Arial" w:cs="Arial"/>
          <w:color w:val="00B050"/>
          <w:sz w:val="24"/>
          <w:szCs w:val="24"/>
        </w:rPr>
      </w:pPr>
      <w:r w:rsidRPr="00145CE5">
        <w:rPr>
          <w:rFonts w:ascii="Arial" w:hAnsi="Arial" w:cs="Arial"/>
          <w:color w:val="00B050"/>
          <w:sz w:val="24"/>
          <w:szCs w:val="24"/>
        </w:rPr>
        <w:t xml:space="preserve">Author’s Response: We have added background information on how the subtropical coral species are threatened by thermal stress event as </w:t>
      </w:r>
      <w:del w:id="147" w:author="Malgorzata Nakagawa-Lagisz" w:date="2024-07-10T09:25:00Z" w16du:dateUtc="2024-07-09T23:25:00Z">
        <w:r w:rsidRPr="00145CE5" w:rsidDel="00F85DB9">
          <w:rPr>
            <w:rFonts w:ascii="Arial" w:hAnsi="Arial" w:cs="Arial"/>
            <w:color w:val="00B050"/>
            <w:sz w:val="24"/>
            <w:szCs w:val="24"/>
          </w:rPr>
          <w:delText xml:space="preserve">the </w:delText>
        </w:r>
      </w:del>
      <w:r w:rsidRPr="00145CE5">
        <w:rPr>
          <w:rFonts w:ascii="Arial" w:hAnsi="Arial" w:cs="Arial"/>
          <w:color w:val="00B050"/>
          <w:sz w:val="24"/>
          <w:szCs w:val="24"/>
        </w:rPr>
        <w:t>follow</w:t>
      </w:r>
      <w:ins w:id="148" w:author="Malgorzata Nakagawa-Lagisz" w:date="2024-07-10T09:26:00Z" w16du:dateUtc="2024-07-09T23:26:00Z">
        <w:r w:rsidR="00F85DB9">
          <w:rPr>
            <w:rFonts w:ascii="Arial" w:hAnsi="Arial" w:cs="Arial"/>
            <w:color w:val="00B050"/>
            <w:sz w:val="24"/>
            <w:szCs w:val="24"/>
          </w:rPr>
          <w:t>s</w:t>
        </w:r>
      </w:ins>
      <w:del w:id="149" w:author="Malgorzata Nakagawa-Lagisz" w:date="2024-07-10T09:26:00Z" w16du:dateUtc="2024-07-09T23:26:00Z">
        <w:r w:rsidRPr="00145CE5" w:rsidDel="00F85DB9">
          <w:rPr>
            <w:rFonts w:ascii="Arial" w:hAnsi="Arial" w:cs="Arial"/>
            <w:color w:val="00B050"/>
            <w:sz w:val="24"/>
            <w:szCs w:val="24"/>
          </w:rPr>
          <w:delText>i</w:delText>
        </w:r>
      </w:del>
      <w:del w:id="150" w:author="Malgorzata Nakagawa-Lagisz" w:date="2024-07-10T09:25:00Z" w16du:dateUtc="2024-07-09T23:25:00Z">
        <w:r w:rsidRPr="00145CE5" w:rsidDel="00F85DB9">
          <w:rPr>
            <w:rFonts w:ascii="Arial" w:hAnsi="Arial" w:cs="Arial"/>
            <w:color w:val="00B050"/>
            <w:sz w:val="24"/>
            <w:szCs w:val="24"/>
          </w:rPr>
          <w:delText>ng</w:delText>
        </w:r>
      </w:del>
      <w:r w:rsidRPr="00145CE5">
        <w:rPr>
          <w:rFonts w:ascii="Arial" w:hAnsi="Arial" w:cs="Arial"/>
          <w:color w:val="00B050"/>
          <w:sz w:val="24"/>
          <w:szCs w:val="24"/>
        </w:rPr>
        <w:t xml:space="preserve">: </w:t>
      </w:r>
    </w:p>
    <w:p w14:paraId="06824DC6" w14:textId="252E4F39" w:rsidR="00013431" w:rsidRPr="00145CE5" w:rsidRDefault="00F85DB9" w:rsidP="0016179E">
      <w:pPr>
        <w:spacing w:before="240" w:line="480" w:lineRule="auto"/>
        <w:jc w:val="both"/>
        <w:rPr>
          <w:rFonts w:ascii="Arial" w:hAnsi="Arial" w:cs="Arial"/>
          <w:color w:val="00B050"/>
          <w:sz w:val="24"/>
          <w:szCs w:val="24"/>
        </w:rPr>
      </w:pPr>
      <w:ins w:id="151" w:author="Malgorzata Nakagawa-Lagisz" w:date="2024-07-10T09:26:00Z" w16du:dateUtc="2024-07-09T23:26:00Z">
        <w:r>
          <w:rPr>
            <w:rFonts w:ascii="Arial" w:hAnsi="Arial" w:cs="Arial"/>
            <w:color w:val="00B050"/>
            <w:sz w:val="24"/>
            <w:szCs w:val="24"/>
          </w:rPr>
          <w:t xml:space="preserve">New line numbers </w:t>
        </w:r>
        <w:del w:id="152" w:author="Man Lim Ho" w:date="2024-07-10T15:17:00Z" w16du:dateUtc="2024-07-10T05:17:00Z">
          <w:r w:rsidDel="003E7B6C">
            <w:rPr>
              <w:rFonts w:ascii="Arial" w:hAnsi="Arial" w:cs="Arial"/>
              <w:color w:val="00B050"/>
              <w:sz w:val="24"/>
              <w:szCs w:val="24"/>
            </w:rPr>
            <w:delText>XXX</w:delText>
          </w:r>
        </w:del>
      </w:ins>
      <w:ins w:id="153" w:author="Man Lim Ho" w:date="2024-07-10T22:28:00Z" w16du:dateUtc="2024-07-10T12:28:00Z">
        <w:r w:rsidR="00427380">
          <w:rPr>
            <w:rFonts w:ascii="Arial" w:hAnsi="Arial" w:cs="Arial"/>
            <w:color w:val="00B050"/>
            <w:sz w:val="24"/>
            <w:szCs w:val="24"/>
          </w:rPr>
          <w:t>104-107</w:t>
        </w:r>
      </w:ins>
      <w:ins w:id="154" w:author="Malgorzata Nakagawa-Lagisz" w:date="2024-07-10T09:26:00Z" w16du:dateUtc="2024-07-09T23:26:00Z">
        <w:r>
          <w:rPr>
            <w:rFonts w:ascii="Arial" w:hAnsi="Arial" w:cs="Arial"/>
            <w:color w:val="00B050"/>
            <w:sz w:val="24"/>
            <w:szCs w:val="24"/>
          </w:rPr>
          <w:t xml:space="preserve">: </w:t>
        </w:r>
      </w:ins>
      <w:r w:rsidR="00145CE5" w:rsidRPr="00145CE5">
        <w:rPr>
          <w:rFonts w:ascii="Arial" w:hAnsi="Arial" w:cs="Arial"/>
          <w:color w:val="00B050"/>
          <w:sz w:val="24"/>
          <w:szCs w:val="24"/>
        </w:rPr>
        <w:t xml:space="preserve">“Research has also shown that some coral species in the subtropical area are more sensitive to recurrent thermal stress events, while </w:t>
      </w:r>
      <w:commentRangeStart w:id="155"/>
      <w:del w:id="156" w:author="Man Lim Ho" w:date="2024-07-10T15:17:00Z" w16du:dateUtc="2024-07-10T05:17:00Z">
        <w:r w:rsidR="00145CE5" w:rsidRPr="00145CE5" w:rsidDel="003E7B6C">
          <w:rPr>
            <w:rFonts w:ascii="Arial" w:hAnsi="Arial" w:cs="Arial"/>
            <w:color w:val="00B050"/>
            <w:sz w:val="24"/>
            <w:szCs w:val="24"/>
          </w:rPr>
          <w:delText xml:space="preserve">some </w:delText>
        </w:r>
      </w:del>
      <w:commentRangeEnd w:id="155"/>
      <w:ins w:id="157" w:author="Man Lim Ho" w:date="2024-07-10T15:17:00Z" w16du:dateUtc="2024-07-10T05:17:00Z">
        <w:r w:rsidR="003E7B6C">
          <w:rPr>
            <w:rFonts w:ascii="Arial" w:hAnsi="Arial" w:cs="Arial"/>
            <w:color w:val="00B050"/>
            <w:sz w:val="24"/>
            <w:szCs w:val="24"/>
          </w:rPr>
          <w:t>other</w:t>
        </w:r>
        <w:r w:rsidR="003E7B6C" w:rsidRPr="00145CE5">
          <w:rPr>
            <w:rFonts w:ascii="Arial" w:hAnsi="Arial" w:cs="Arial"/>
            <w:color w:val="00B050"/>
            <w:sz w:val="24"/>
            <w:szCs w:val="24"/>
          </w:rPr>
          <w:t xml:space="preserve"> </w:t>
        </w:r>
      </w:ins>
      <w:r w:rsidR="006644C0">
        <w:rPr>
          <w:rStyle w:val="CommentReference"/>
        </w:rPr>
        <w:commentReference w:id="155"/>
      </w:r>
      <w:r w:rsidR="00145CE5" w:rsidRPr="00145CE5">
        <w:rPr>
          <w:rFonts w:ascii="Arial" w:hAnsi="Arial" w:cs="Arial"/>
          <w:color w:val="00B050"/>
          <w:sz w:val="24"/>
          <w:szCs w:val="24"/>
        </w:rPr>
        <w:t xml:space="preserve">coral species have higher resistance towards thermal stress events </w:t>
      </w:r>
      <w:r w:rsidR="00145CE5" w:rsidRPr="009861E2">
        <w:rPr>
          <w:rFonts w:ascii="Arial" w:hAnsi="Arial" w:cs="Arial"/>
          <w:color w:val="00B050"/>
          <w:sz w:val="24"/>
          <w:szCs w:val="24"/>
        </w:rPr>
        <w:t>(</w:t>
      </w:r>
      <w:r w:rsidR="009861E2" w:rsidRPr="009861E2">
        <w:rPr>
          <w:rFonts w:ascii="Arial" w:hAnsi="Arial" w:cs="Arial"/>
          <w:color w:val="00B050"/>
          <w:sz w:val="24"/>
          <w:szCs w:val="24"/>
        </w:rPr>
        <w:t>21</w:t>
      </w:r>
      <w:r w:rsidR="00145CE5" w:rsidRPr="009861E2">
        <w:rPr>
          <w:rFonts w:ascii="Arial" w:hAnsi="Arial" w:cs="Arial"/>
          <w:color w:val="00B050"/>
          <w:sz w:val="24"/>
          <w:szCs w:val="24"/>
        </w:rPr>
        <w:t>)</w:t>
      </w:r>
      <w:r w:rsidR="00145CE5" w:rsidRPr="00145CE5">
        <w:rPr>
          <w:rFonts w:ascii="Arial" w:hAnsi="Arial" w:cs="Arial"/>
          <w:color w:val="00B050"/>
          <w:sz w:val="24"/>
          <w:szCs w:val="24"/>
        </w:rPr>
        <w:t xml:space="preserve">. This </w:t>
      </w:r>
      <w:commentRangeStart w:id="158"/>
      <w:commentRangeStart w:id="159"/>
      <w:del w:id="160" w:author="Man Lim Ho" w:date="2024-07-10T15:17:00Z" w16du:dateUtc="2024-07-10T05:17:00Z">
        <w:r w:rsidR="00145CE5" w:rsidRPr="00145CE5" w:rsidDel="003E7B6C">
          <w:rPr>
            <w:rFonts w:ascii="Arial" w:hAnsi="Arial" w:cs="Arial"/>
            <w:color w:val="00B050"/>
            <w:sz w:val="24"/>
            <w:szCs w:val="24"/>
          </w:rPr>
          <w:delText>shows the uncertainty in</w:delText>
        </w:r>
      </w:del>
      <w:ins w:id="161" w:author="Man Lim Ho" w:date="2024-07-10T15:17:00Z" w16du:dateUtc="2024-07-10T05:17:00Z">
        <w:r w:rsidR="003E7B6C">
          <w:rPr>
            <w:rFonts w:ascii="Arial" w:hAnsi="Arial" w:cs="Arial"/>
            <w:color w:val="00B050"/>
            <w:sz w:val="24"/>
            <w:szCs w:val="24"/>
          </w:rPr>
          <w:t>contributes to uncertainty in predicting</w:t>
        </w:r>
      </w:ins>
      <w:r w:rsidR="00145CE5" w:rsidRPr="00145CE5">
        <w:rPr>
          <w:rFonts w:ascii="Arial" w:hAnsi="Arial" w:cs="Arial"/>
          <w:color w:val="00B050"/>
          <w:sz w:val="24"/>
          <w:szCs w:val="24"/>
        </w:rPr>
        <w:t xml:space="preserve"> </w:t>
      </w:r>
      <w:commentRangeEnd w:id="158"/>
      <w:r w:rsidR="006644C0">
        <w:rPr>
          <w:rStyle w:val="CommentReference"/>
        </w:rPr>
        <w:commentReference w:id="158"/>
      </w:r>
      <w:commentRangeEnd w:id="159"/>
      <w:r w:rsidR="003E7B6C">
        <w:rPr>
          <w:rStyle w:val="CommentReference"/>
        </w:rPr>
        <w:commentReference w:id="159"/>
      </w:r>
      <w:r w:rsidR="00145CE5" w:rsidRPr="00145CE5">
        <w:rPr>
          <w:rFonts w:ascii="Arial" w:hAnsi="Arial" w:cs="Arial"/>
          <w:color w:val="00B050"/>
          <w:sz w:val="24"/>
          <w:szCs w:val="24"/>
        </w:rPr>
        <w:t>survival, diversity and coverage of subtropical coral species in the future.”</w:t>
      </w:r>
    </w:p>
    <w:p w14:paraId="5B1D9FEE" w14:textId="4FEE5B54"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3. the question is relevant to some aspect of environmental management or policy.</w:t>
      </w:r>
      <w:r w:rsidRPr="00072883">
        <w:rPr>
          <w:rFonts w:ascii="Arial" w:hAnsi="Arial" w:cs="Arial"/>
          <w:color w:val="000033"/>
          <w:sz w:val="24"/>
          <w:szCs w:val="24"/>
        </w:rPr>
        <w:br/>
      </w:r>
      <w:r w:rsidRPr="00072883">
        <w:rPr>
          <w:rFonts w:ascii="Arial" w:hAnsi="Arial" w:cs="Arial"/>
          <w:color w:val="000033"/>
          <w:sz w:val="24"/>
          <w:szCs w:val="24"/>
          <w:shd w:val="clear" w:color="auto" w:fill="FFFFFF"/>
        </w:rPr>
        <w:t>Yes.</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4. the subject, intervention and outcome elements of the question are clearly set out.</w:t>
      </w:r>
    </w:p>
    <w:p w14:paraId="3401F95A" w14:textId="1A8D5A69"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The components of the primary question are not stated in the map </w:t>
      </w:r>
      <w:proofErr w:type="gramStart"/>
      <w:r w:rsidRPr="00072883">
        <w:rPr>
          <w:rFonts w:ascii="Arial" w:hAnsi="Arial" w:cs="Arial"/>
          <w:color w:val="000033"/>
          <w:sz w:val="24"/>
          <w:szCs w:val="24"/>
          <w:shd w:val="clear" w:color="auto" w:fill="FFFFFF"/>
        </w:rPr>
        <w:t>report, but</w:t>
      </w:r>
      <w:proofErr w:type="gramEnd"/>
      <w:r w:rsidRPr="00072883">
        <w:rPr>
          <w:rFonts w:ascii="Arial" w:hAnsi="Arial" w:cs="Arial"/>
          <w:color w:val="000033"/>
          <w:sz w:val="24"/>
          <w:szCs w:val="24"/>
          <w:shd w:val="clear" w:color="auto" w:fill="FFFFFF"/>
        </w:rPr>
        <w:t xml:space="preserve"> were defined in the protocol.</w:t>
      </w:r>
    </w:p>
    <w:p w14:paraId="68CE3A1C" w14:textId="2CEC935C" w:rsidR="000F6AA1" w:rsidRDefault="00C73105"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 xml:space="preserve">Author’s Response: </w:t>
      </w:r>
      <w:r w:rsidR="00F8415C" w:rsidRPr="00A3318E">
        <w:rPr>
          <w:rFonts w:ascii="Arial" w:hAnsi="Arial" w:cs="Arial"/>
          <w:color w:val="00B050"/>
          <w:sz w:val="24"/>
          <w:szCs w:val="24"/>
          <w:shd w:val="clear" w:color="auto" w:fill="FFFFFF"/>
        </w:rPr>
        <w:t xml:space="preserve">We apologise for leaving it out previously </w:t>
      </w:r>
      <w:del w:id="162" w:author="Malgorzata Nakagawa-Lagisz" w:date="2024-07-10T09:25:00Z" w16du:dateUtc="2024-07-09T23:25:00Z">
        <w:r w:rsidR="00F8415C" w:rsidRPr="00A3318E" w:rsidDel="00F85DB9">
          <w:rPr>
            <w:rFonts w:ascii="Arial" w:hAnsi="Arial" w:cs="Arial"/>
            <w:color w:val="00B050"/>
            <w:sz w:val="24"/>
            <w:szCs w:val="24"/>
            <w:shd w:val="clear" w:color="auto" w:fill="FFFFFF"/>
          </w:rPr>
          <w:delText xml:space="preserve">on </w:delText>
        </w:r>
      </w:del>
      <w:ins w:id="163" w:author="Malgorzata Nakagawa-Lagisz" w:date="2024-07-10T09:25:00Z" w16du:dateUtc="2024-07-09T23:25:00Z">
        <w:r w:rsidR="00F85DB9">
          <w:rPr>
            <w:rFonts w:ascii="Arial" w:hAnsi="Arial" w:cs="Arial"/>
            <w:color w:val="00B050"/>
            <w:sz w:val="24"/>
            <w:szCs w:val="24"/>
            <w:shd w:val="clear" w:color="auto" w:fill="FFFFFF"/>
          </w:rPr>
          <w:t>from</w:t>
        </w:r>
        <w:r w:rsidR="00F85DB9" w:rsidRPr="00A3318E">
          <w:rPr>
            <w:rFonts w:ascii="Arial" w:hAnsi="Arial" w:cs="Arial"/>
            <w:color w:val="00B050"/>
            <w:sz w:val="24"/>
            <w:szCs w:val="24"/>
            <w:shd w:val="clear" w:color="auto" w:fill="FFFFFF"/>
          </w:rPr>
          <w:t xml:space="preserve"> </w:t>
        </w:r>
      </w:ins>
      <w:r w:rsidR="00F8415C" w:rsidRPr="00A3318E">
        <w:rPr>
          <w:rFonts w:ascii="Arial" w:hAnsi="Arial" w:cs="Arial"/>
          <w:color w:val="00B050"/>
          <w:sz w:val="24"/>
          <w:szCs w:val="24"/>
          <w:shd w:val="clear" w:color="auto" w:fill="FFFFFF"/>
        </w:rPr>
        <w:t>ou</w:t>
      </w:r>
      <w:r w:rsidR="00BA592C" w:rsidRPr="00A3318E">
        <w:rPr>
          <w:rFonts w:ascii="Arial" w:hAnsi="Arial" w:cs="Arial"/>
          <w:color w:val="00B050"/>
          <w:sz w:val="24"/>
          <w:szCs w:val="24"/>
          <w:shd w:val="clear" w:color="auto" w:fill="FFFFFF"/>
        </w:rPr>
        <w:t xml:space="preserve">r main report. We have now added the </w:t>
      </w:r>
      <w:ins w:id="164" w:author="Malgorzata Nakagawa-Lagisz" w:date="2024-07-10T09:25:00Z" w16du:dateUtc="2024-07-09T23:25:00Z">
        <w:r w:rsidR="00F85DB9">
          <w:rPr>
            <w:rFonts w:ascii="Arial" w:hAnsi="Arial" w:cs="Arial"/>
            <w:color w:val="00B050"/>
            <w:sz w:val="24"/>
            <w:szCs w:val="24"/>
            <w:shd w:val="clear" w:color="auto" w:fill="FFFFFF"/>
          </w:rPr>
          <w:t xml:space="preserve">description of our research </w:t>
        </w:r>
      </w:ins>
      <w:r w:rsidR="00BA592C" w:rsidRPr="00A3318E">
        <w:rPr>
          <w:rFonts w:ascii="Arial" w:hAnsi="Arial" w:cs="Arial"/>
          <w:color w:val="00B050"/>
          <w:sz w:val="24"/>
          <w:szCs w:val="24"/>
          <w:shd w:val="clear" w:color="auto" w:fill="FFFFFF"/>
        </w:rPr>
        <w:t>question to the report</w:t>
      </w:r>
      <w:ins w:id="165" w:author="Malgorzata Nakagawa-Lagisz" w:date="2024-07-10T09:25:00Z" w16du:dateUtc="2024-07-09T23:25:00Z">
        <w:r w:rsidR="00F85DB9">
          <w:rPr>
            <w:rFonts w:ascii="Arial" w:hAnsi="Arial" w:cs="Arial"/>
            <w:color w:val="00B050"/>
            <w:sz w:val="24"/>
            <w:szCs w:val="24"/>
            <w:shd w:val="clear" w:color="auto" w:fill="FFFFFF"/>
          </w:rPr>
          <w:t>, as follows</w:t>
        </w:r>
      </w:ins>
      <w:del w:id="166" w:author="Malgorzata Nakagawa-Lagisz" w:date="2024-07-10T09:25:00Z" w16du:dateUtc="2024-07-09T23:25:00Z">
        <w:r w:rsidR="00BA592C" w:rsidRPr="00A3318E" w:rsidDel="00F85DB9">
          <w:rPr>
            <w:rFonts w:ascii="Arial" w:hAnsi="Arial" w:cs="Arial"/>
            <w:color w:val="00B050"/>
            <w:sz w:val="24"/>
            <w:szCs w:val="24"/>
            <w:shd w:val="clear" w:color="auto" w:fill="FFFFFF"/>
          </w:rPr>
          <w:delText xml:space="preserve"> with the following</w:delText>
        </w:r>
      </w:del>
      <w:r w:rsidR="00BA592C" w:rsidRPr="00A3318E">
        <w:rPr>
          <w:rFonts w:ascii="Arial" w:hAnsi="Arial" w:cs="Arial"/>
          <w:color w:val="00B050"/>
          <w:sz w:val="24"/>
          <w:szCs w:val="24"/>
          <w:shd w:val="clear" w:color="auto" w:fill="FFFFFF"/>
        </w:rPr>
        <w:t>:</w:t>
      </w:r>
    </w:p>
    <w:p w14:paraId="5BFF1C40" w14:textId="651298EB" w:rsidR="00A3318E" w:rsidRPr="00A3318E" w:rsidRDefault="00F85DB9" w:rsidP="00A3318E">
      <w:pPr>
        <w:spacing w:before="240" w:line="480" w:lineRule="auto"/>
        <w:jc w:val="both"/>
        <w:rPr>
          <w:rFonts w:ascii="Arial" w:hAnsi="Arial" w:cs="Arial"/>
          <w:color w:val="00B050"/>
          <w:sz w:val="24"/>
          <w:szCs w:val="24"/>
          <w:shd w:val="clear" w:color="auto" w:fill="FFFFFF"/>
        </w:rPr>
      </w:pPr>
      <w:ins w:id="167" w:author="Malgorzata Nakagawa-Lagisz" w:date="2024-07-10T09:26:00Z" w16du:dateUtc="2024-07-09T23:26:00Z">
        <w:r>
          <w:rPr>
            <w:rFonts w:ascii="Arial" w:hAnsi="Arial" w:cs="Arial"/>
            <w:color w:val="00B050"/>
            <w:sz w:val="24"/>
            <w:szCs w:val="24"/>
          </w:rPr>
          <w:lastRenderedPageBreak/>
          <w:t xml:space="preserve">New line numbers </w:t>
        </w:r>
        <w:del w:id="168" w:author="Man Lim Ho" w:date="2024-07-10T15:19:00Z" w16du:dateUtc="2024-07-10T05:19:00Z">
          <w:r w:rsidDel="0007257C">
            <w:rPr>
              <w:rFonts w:ascii="Arial" w:hAnsi="Arial" w:cs="Arial"/>
              <w:color w:val="00B050"/>
              <w:sz w:val="24"/>
              <w:szCs w:val="24"/>
            </w:rPr>
            <w:delText>XXX</w:delText>
          </w:r>
        </w:del>
      </w:ins>
      <w:ins w:id="169" w:author="Man Lim Ho" w:date="2024-07-10T22:28:00Z" w16du:dateUtc="2024-07-10T12:28:00Z">
        <w:r w:rsidR="00473977">
          <w:rPr>
            <w:rFonts w:ascii="Arial" w:hAnsi="Arial" w:cs="Arial"/>
            <w:color w:val="00B050"/>
            <w:sz w:val="24"/>
            <w:szCs w:val="24"/>
          </w:rPr>
          <w:t>180-190</w:t>
        </w:r>
      </w:ins>
      <w:ins w:id="170" w:author="Malgorzata Nakagawa-Lagisz" w:date="2024-07-10T09:26:00Z" w16du:dateUtc="2024-07-09T23:26:00Z">
        <w:r>
          <w:rPr>
            <w:rFonts w:ascii="Arial" w:hAnsi="Arial" w:cs="Arial"/>
            <w:color w:val="00B050"/>
            <w:sz w:val="24"/>
            <w:szCs w:val="24"/>
          </w:rPr>
          <w:t xml:space="preserve">: </w:t>
        </w:r>
      </w:ins>
      <w:r w:rsidR="00BA592C" w:rsidRPr="00A3318E">
        <w:rPr>
          <w:rFonts w:ascii="Arial" w:hAnsi="Arial" w:cs="Arial"/>
          <w:color w:val="00B050"/>
          <w:sz w:val="24"/>
          <w:szCs w:val="24"/>
          <w:shd w:val="clear" w:color="auto" w:fill="FFFFFF"/>
        </w:rPr>
        <w:t>“</w:t>
      </w:r>
      <w:r w:rsidR="00A3318E" w:rsidRPr="00A3318E">
        <w:rPr>
          <w:rFonts w:ascii="Arial" w:hAnsi="Arial" w:cs="Arial"/>
          <w:color w:val="00B050"/>
          <w:sz w:val="24"/>
          <w:szCs w:val="24"/>
          <w:shd w:val="clear" w:color="auto" w:fill="FFFFFF"/>
        </w:rPr>
        <w:t xml:space="preserve">We utilised the PECO (Population, Exposure, Comparator and Outcomes) </w:t>
      </w:r>
      <w:del w:id="171" w:author="Man Lim Ho" w:date="2024-07-10T22:28:00Z" w16du:dateUtc="2024-07-10T12:28:00Z">
        <w:r w:rsidR="00A3318E" w:rsidRPr="00A3318E" w:rsidDel="00473977">
          <w:rPr>
            <w:rFonts w:ascii="Arial" w:hAnsi="Arial" w:cs="Arial"/>
            <w:color w:val="00B050"/>
            <w:sz w:val="24"/>
            <w:szCs w:val="24"/>
            <w:shd w:val="clear" w:color="auto" w:fill="FFFFFF"/>
          </w:rPr>
          <w:delText xml:space="preserve">model </w:delText>
        </w:r>
      </w:del>
      <w:ins w:id="172" w:author="Man Lim Ho" w:date="2024-07-10T22:28:00Z" w16du:dateUtc="2024-07-10T12:28:00Z">
        <w:r w:rsidR="00473977">
          <w:rPr>
            <w:rFonts w:ascii="Arial" w:hAnsi="Arial" w:cs="Arial"/>
            <w:color w:val="00B050"/>
            <w:sz w:val="24"/>
            <w:szCs w:val="24"/>
            <w:shd w:val="clear" w:color="auto" w:fill="FFFFFF"/>
          </w:rPr>
          <w:t>framework</w:t>
        </w:r>
        <w:r w:rsidR="00473977" w:rsidRPr="00A3318E">
          <w:rPr>
            <w:rFonts w:ascii="Arial" w:hAnsi="Arial" w:cs="Arial"/>
            <w:color w:val="00B050"/>
            <w:sz w:val="24"/>
            <w:szCs w:val="24"/>
            <w:shd w:val="clear" w:color="auto" w:fill="FFFFFF"/>
          </w:rPr>
          <w:t xml:space="preserve"> </w:t>
        </w:r>
      </w:ins>
      <w:r w:rsidR="00A3318E" w:rsidRPr="00A3318E">
        <w:rPr>
          <w:rFonts w:ascii="Arial" w:hAnsi="Arial" w:cs="Arial"/>
          <w:color w:val="00B050"/>
          <w:sz w:val="24"/>
          <w:szCs w:val="24"/>
          <w:shd w:val="clear" w:color="auto" w:fill="FFFFFF"/>
        </w:rPr>
        <w:t xml:space="preserve">for </w:t>
      </w:r>
      <w:ins w:id="173" w:author="Malgorzata Nakagawa-Lagisz" w:date="2024-07-10T09:27:00Z" w16du:dateUtc="2024-07-09T23:27:00Z">
        <w:r>
          <w:rPr>
            <w:rFonts w:ascii="Arial" w:hAnsi="Arial" w:cs="Arial"/>
            <w:color w:val="00B050"/>
            <w:sz w:val="24"/>
            <w:szCs w:val="24"/>
            <w:shd w:val="clear" w:color="auto" w:fill="FFFFFF"/>
          </w:rPr>
          <w:t xml:space="preserve">specifying the scope of </w:t>
        </w:r>
      </w:ins>
      <w:r w:rsidR="00A3318E" w:rsidRPr="00A3318E">
        <w:rPr>
          <w:rFonts w:ascii="Arial" w:hAnsi="Arial" w:cs="Arial"/>
          <w:color w:val="00B050"/>
          <w:sz w:val="24"/>
          <w:szCs w:val="24"/>
          <w:shd w:val="clear" w:color="auto" w:fill="FFFFFF"/>
        </w:rPr>
        <w:t>this systematic map</w:t>
      </w:r>
      <w:del w:id="174" w:author="Malgorzata Nakagawa-Lagisz" w:date="2024-07-10T09:27:00Z" w16du:dateUtc="2024-07-09T23:27:00Z">
        <w:r w:rsidR="00A3318E" w:rsidRPr="00A3318E" w:rsidDel="00F85DB9">
          <w:rPr>
            <w:rFonts w:ascii="Arial" w:hAnsi="Arial" w:cs="Arial"/>
            <w:color w:val="00B050"/>
            <w:sz w:val="24"/>
            <w:szCs w:val="24"/>
            <w:shd w:val="clear" w:color="auto" w:fill="FFFFFF"/>
          </w:rPr>
          <w:delText>. It is a framework used to define a problem statement in exposure studies, originally derived from a framework used in medical studies of interventions (PICO) – Population, Intervention, Comparator and Outcom</w:delText>
        </w:r>
      </w:del>
      <w:ins w:id="175" w:author="Malgorzata Nakagawa-Lagisz" w:date="2024-07-10T09:27:00Z" w16du:dateUtc="2024-07-09T23:27:00Z">
        <w:r>
          <w:rPr>
            <w:rFonts w:ascii="Arial" w:hAnsi="Arial" w:cs="Arial"/>
            <w:color w:val="00B050"/>
            <w:sz w:val="24"/>
            <w:szCs w:val="24"/>
            <w:shd w:val="clear" w:color="auto" w:fill="FFFFFF"/>
          </w:rPr>
          <w:t>:</w:t>
        </w:r>
      </w:ins>
      <w:del w:id="176" w:author="Malgorzata Nakagawa-Lagisz" w:date="2024-07-10T09:27:00Z" w16du:dateUtc="2024-07-09T23:27:00Z">
        <w:r w:rsidR="00A3318E" w:rsidRPr="00A3318E" w:rsidDel="00F85DB9">
          <w:rPr>
            <w:rFonts w:ascii="Arial" w:hAnsi="Arial" w:cs="Arial"/>
            <w:color w:val="00B050"/>
            <w:sz w:val="24"/>
            <w:szCs w:val="24"/>
            <w:shd w:val="clear" w:color="auto" w:fill="FFFFFF"/>
          </w:rPr>
          <w:delText>e.</w:delText>
        </w:r>
      </w:del>
    </w:p>
    <w:p w14:paraId="64EBAEC5" w14:textId="5BC5E9D5" w:rsidR="00A3318E" w:rsidRPr="00A3318E" w:rsidRDefault="00A3318E">
      <w:pPr>
        <w:spacing w:before="240" w:line="480" w:lineRule="auto"/>
        <w:ind w:left="720" w:hanging="720"/>
        <w:jc w:val="both"/>
        <w:rPr>
          <w:rFonts w:ascii="Arial" w:hAnsi="Arial" w:cs="Arial"/>
          <w:color w:val="00B050"/>
          <w:sz w:val="24"/>
          <w:szCs w:val="24"/>
          <w:shd w:val="clear" w:color="auto" w:fill="FFFFFF"/>
        </w:rPr>
        <w:pPrChange w:id="177" w:author="Man Lim Ho" w:date="2024-07-10T16:31:00Z" w16du:dateUtc="2024-07-10T06:31:00Z">
          <w:pPr>
            <w:spacing w:before="240" w:line="480" w:lineRule="auto"/>
            <w:jc w:val="both"/>
          </w:pPr>
        </w:pPrChange>
      </w:pPr>
      <w:r w:rsidRPr="00A3318E">
        <w:rPr>
          <w:rFonts w:ascii="Arial" w:hAnsi="Arial" w:cs="Arial"/>
          <w:color w:val="00B050"/>
          <w:sz w:val="24"/>
          <w:szCs w:val="24"/>
          <w:shd w:val="clear" w:color="auto" w:fill="FFFFFF"/>
        </w:rPr>
        <w:t>•</w:t>
      </w:r>
      <w:r w:rsidRPr="00A3318E">
        <w:rPr>
          <w:rFonts w:ascii="Arial" w:hAnsi="Arial" w:cs="Arial"/>
          <w:color w:val="00B050"/>
          <w:sz w:val="24"/>
          <w:szCs w:val="24"/>
          <w:shd w:val="clear" w:color="auto" w:fill="FFFFFF"/>
        </w:rPr>
        <w:tab/>
        <w:t xml:space="preserve">Population: </w:t>
      </w:r>
      <w:ins w:id="178" w:author="Man Lim Ho" w:date="2024-07-10T16:31:00Z" w16du:dateUtc="2024-07-10T06:31:00Z">
        <w:r w:rsidR="001F3748" w:rsidRPr="001F3748">
          <w:rPr>
            <w:rFonts w:ascii="Arial" w:hAnsi="Arial" w:cs="Arial"/>
            <w:color w:val="00B050"/>
            <w:sz w:val="24"/>
            <w:szCs w:val="24"/>
            <w:shd w:val="clear" w:color="auto" w:fill="FFFFFF"/>
          </w:rPr>
          <w:t xml:space="preserve">Subtropical and Temperate Coral Systems and Coral Reefs. Coral systems are defined in this systematic map as corals belonging to the class </w:t>
        </w:r>
        <w:proofErr w:type="spellStart"/>
        <w:r w:rsidR="001F3748" w:rsidRPr="001F3748">
          <w:rPr>
            <w:rFonts w:ascii="Arial" w:hAnsi="Arial" w:cs="Arial"/>
            <w:color w:val="00B050"/>
            <w:sz w:val="24"/>
            <w:szCs w:val="24"/>
            <w:shd w:val="clear" w:color="auto" w:fill="FFFFFF"/>
          </w:rPr>
          <w:t>Octocorallia</w:t>
        </w:r>
        <w:proofErr w:type="spellEnd"/>
        <w:r w:rsidR="001F3748" w:rsidRPr="001F3748">
          <w:rPr>
            <w:rFonts w:ascii="Arial" w:hAnsi="Arial" w:cs="Arial"/>
            <w:color w:val="00B050"/>
            <w:sz w:val="24"/>
            <w:szCs w:val="24"/>
            <w:shd w:val="clear" w:color="auto" w:fill="FFFFFF"/>
          </w:rPr>
          <w:t xml:space="preserve"> and </w:t>
        </w:r>
        <w:proofErr w:type="spellStart"/>
        <w:r w:rsidR="001F3748" w:rsidRPr="001F3748">
          <w:rPr>
            <w:rFonts w:ascii="Arial" w:hAnsi="Arial" w:cs="Arial"/>
            <w:color w:val="00B050"/>
            <w:sz w:val="24"/>
            <w:szCs w:val="24"/>
            <w:shd w:val="clear" w:color="auto" w:fill="FFFFFF"/>
          </w:rPr>
          <w:t>Hexacorallia</w:t>
        </w:r>
        <w:proofErr w:type="spellEnd"/>
        <w:r w:rsidR="001F3748" w:rsidRPr="001F3748">
          <w:rPr>
            <w:rFonts w:ascii="Arial" w:hAnsi="Arial" w:cs="Arial"/>
            <w:color w:val="00B050"/>
            <w:sz w:val="24"/>
            <w:szCs w:val="24"/>
            <w:shd w:val="clear" w:color="auto" w:fill="FFFFFF"/>
          </w:rPr>
          <w:t>.</w:t>
        </w:r>
      </w:ins>
      <w:del w:id="179" w:author="Man Lim Ho" w:date="2024-07-10T16:31:00Z" w16du:dateUtc="2024-07-10T06:31:00Z">
        <w:r w:rsidRPr="00A3318E" w:rsidDel="001F3748">
          <w:rPr>
            <w:rFonts w:ascii="Arial" w:hAnsi="Arial" w:cs="Arial"/>
            <w:color w:val="00B050"/>
            <w:sz w:val="24"/>
            <w:szCs w:val="24"/>
            <w:shd w:val="clear" w:color="auto" w:fill="FFFFFF"/>
          </w:rPr>
          <w:delText>Subtropical and Temperate Coral Systems and Coral Reefs</w:delText>
        </w:r>
      </w:del>
    </w:p>
    <w:p w14:paraId="409CAE82" w14:textId="77777777" w:rsidR="00A3318E" w:rsidRPr="00A3318E" w:rsidRDefault="00A3318E"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w:t>
      </w:r>
      <w:r w:rsidRPr="00A3318E">
        <w:rPr>
          <w:rFonts w:ascii="Arial" w:hAnsi="Arial" w:cs="Arial"/>
          <w:color w:val="00B050"/>
          <w:sz w:val="24"/>
          <w:szCs w:val="24"/>
          <w:shd w:val="clear" w:color="auto" w:fill="FFFFFF"/>
        </w:rPr>
        <w:tab/>
        <w:t>Exposure: Ocean Warming</w:t>
      </w:r>
    </w:p>
    <w:p w14:paraId="55DF7D21" w14:textId="77777777" w:rsidR="00A3318E" w:rsidRPr="00A3318E" w:rsidRDefault="00A3318E"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w:t>
      </w:r>
      <w:r w:rsidRPr="00A3318E">
        <w:rPr>
          <w:rFonts w:ascii="Arial" w:hAnsi="Arial" w:cs="Arial"/>
          <w:color w:val="00B050"/>
          <w:sz w:val="24"/>
          <w:szCs w:val="24"/>
          <w:shd w:val="clear" w:color="auto" w:fill="FFFFFF"/>
        </w:rPr>
        <w:tab/>
        <w:t>Comparator: Effects before and after recorded event/exposure. Control/exposure experimental studies are included.</w:t>
      </w:r>
    </w:p>
    <w:p w14:paraId="79D034E6" w14:textId="77777777" w:rsidR="00A3318E" w:rsidRPr="00A3318E" w:rsidRDefault="00A3318E" w:rsidP="00A3318E">
      <w:pPr>
        <w:spacing w:before="240" w:line="480" w:lineRule="auto"/>
        <w:jc w:val="both"/>
        <w:rPr>
          <w:rFonts w:ascii="Arial" w:hAnsi="Arial" w:cs="Arial"/>
          <w:color w:val="00B050"/>
          <w:sz w:val="24"/>
          <w:szCs w:val="24"/>
          <w:shd w:val="clear" w:color="auto" w:fill="FFFFFF"/>
        </w:rPr>
      </w:pPr>
      <w:r w:rsidRPr="00A3318E">
        <w:rPr>
          <w:rFonts w:ascii="Arial" w:hAnsi="Arial" w:cs="Arial"/>
          <w:color w:val="00B050"/>
          <w:sz w:val="24"/>
          <w:szCs w:val="24"/>
          <w:shd w:val="clear" w:color="auto" w:fill="FFFFFF"/>
        </w:rPr>
        <w:t>•</w:t>
      </w:r>
      <w:r w:rsidRPr="00A3318E">
        <w:rPr>
          <w:rFonts w:ascii="Arial" w:hAnsi="Arial" w:cs="Arial"/>
          <w:color w:val="00B050"/>
          <w:sz w:val="24"/>
          <w:szCs w:val="24"/>
          <w:shd w:val="clear" w:color="auto" w:fill="FFFFFF"/>
        </w:rPr>
        <w:tab/>
        <w:t>Outcomes: Mortality and bleaching, habitat changes, threats, acclimatisation of subtropical and temperate coral systems.</w:t>
      </w:r>
    </w:p>
    <w:p w14:paraId="6D16E9E4" w14:textId="1E6E551F" w:rsidR="00C73105" w:rsidRPr="00A3318E" w:rsidRDefault="00A3318E" w:rsidP="00A3318E">
      <w:pPr>
        <w:spacing w:before="240" w:line="480" w:lineRule="auto"/>
        <w:jc w:val="both"/>
        <w:rPr>
          <w:rFonts w:ascii="Arial" w:hAnsi="Arial" w:cs="Arial"/>
          <w:color w:val="00B050"/>
          <w:sz w:val="24"/>
          <w:szCs w:val="24"/>
          <w:shd w:val="clear" w:color="auto" w:fill="FFFFFF"/>
        </w:rPr>
      </w:pPr>
      <w:del w:id="180" w:author="Malgorzata Nakagawa-Lagisz" w:date="2024-07-10T09:29:00Z" w16du:dateUtc="2024-07-09T23:29:00Z">
        <w:r w:rsidRPr="00A3318E" w:rsidDel="00F85DB9">
          <w:rPr>
            <w:rFonts w:ascii="Arial" w:hAnsi="Arial" w:cs="Arial"/>
            <w:color w:val="00B050"/>
            <w:sz w:val="24"/>
            <w:szCs w:val="24"/>
            <w:shd w:val="clear" w:color="auto" w:fill="FFFFFF"/>
          </w:rPr>
          <w:delText xml:space="preserve">Further </w:delText>
        </w:r>
      </w:del>
      <w:ins w:id="181" w:author="Malgorzata Nakagawa-Lagisz" w:date="2024-07-10T09:29:00Z" w16du:dateUtc="2024-07-09T23:29:00Z">
        <w:r w:rsidR="00F85DB9">
          <w:rPr>
            <w:rFonts w:ascii="Arial" w:hAnsi="Arial" w:cs="Arial"/>
            <w:color w:val="00B050"/>
            <w:sz w:val="24"/>
            <w:szCs w:val="24"/>
            <w:shd w:val="clear" w:color="auto" w:fill="FFFFFF"/>
          </w:rPr>
          <w:t>Additional</w:t>
        </w:r>
        <w:r w:rsidR="00F85DB9" w:rsidRPr="00A3318E">
          <w:rPr>
            <w:rFonts w:ascii="Arial" w:hAnsi="Arial" w:cs="Arial"/>
            <w:color w:val="00B050"/>
            <w:sz w:val="24"/>
            <w:szCs w:val="24"/>
            <w:shd w:val="clear" w:color="auto" w:fill="FFFFFF"/>
          </w:rPr>
          <w:t xml:space="preserve"> </w:t>
        </w:r>
      </w:ins>
      <w:del w:id="182" w:author="Malgorzata Nakagawa-Lagisz" w:date="2024-07-10T09:29:00Z" w16du:dateUtc="2024-07-09T23:29:00Z">
        <w:r w:rsidRPr="00A3318E" w:rsidDel="00F85DB9">
          <w:rPr>
            <w:rFonts w:ascii="Arial" w:hAnsi="Arial" w:cs="Arial"/>
            <w:color w:val="00B050"/>
            <w:sz w:val="24"/>
            <w:szCs w:val="24"/>
            <w:shd w:val="clear" w:color="auto" w:fill="FFFFFF"/>
          </w:rPr>
          <w:delText xml:space="preserve">criteria of </w:delText>
        </w:r>
      </w:del>
      <w:r w:rsidRPr="00A3318E">
        <w:rPr>
          <w:rFonts w:ascii="Arial" w:hAnsi="Arial" w:cs="Arial"/>
          <w:color w:val="00B050"/>
          <w:sz w:val="24"/>
          <w:szCs w:val="24"/>
          <w:shd w:val="clear" w:color="auto" w:fill="FFFFFF"/>
        </w:rPr>
        <w:t>eligibility criteria can be found in the method</w:t>
      </w:r>
      <w:ins w:id="183" w:author="Malgorzata Nakagawa-Lagisz" w:date="2024-07-10T09:29:00Z" w16du:dateUtc="2024-07-09T23:29:00Z">
        <w:r w:rsidR="00F85DB9">
          <w:rPr>
            <w:rFonts w:ascii="Arial" w:hAnsi="Arial" w:cs="Arial"/>
            <w:color w:val="00B050"/>
            <w:sz w:val="24"/>
            <w:szCs w:val="24"/>
            <w:shd w:val="clear" w:color="auto" w:fill="FFFFFF"/>
          </w:rPr>
          <w:t>s</w:t>
        </w:r>
      </w:ins>
      <w:r w:rsidRPr="00A3318E">
        <w:rPr>
          <w:rFonts w:ascii="Arial" w:hAnsi="Arial" w:cs="Arial"/>
          <w:color w:val="00B050"/>
          <w:sz w:val="24"/>
          <w:szCs w:val="24"/>
          <w:shd w:val="clear" w:color="auto" w:fill="FFFFFF"/>
        </w:rPr>
        <w:t xml:space="preserve"> section.</w:t>
      </w:r>
      <w:r w:rsidR="00BA592C" w:rsidRPr="00A3318E">
        <w:rPr>
          <w:rFonts w:ascii="Arial" w:hAnsi="Arial" w:cs="Arial"/>
          <w:color w:val="00B050"/>
          <w:sz w:val="24"/>
          <w:szCs w:val="24"/>
          <w:shd w:val="clear" w:color="auto" w:fill="FFFFFF"/>
        </w:rPr>
        <w:t>”</w:t>
      </w:r>
    </w:p>
    <w:p w14:paraId="07FBDB74"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5. the scope (e.g. geographical) of the review is appropriate.</w:t>
      </w:r>
    </w:p>
    <w:p w14:paraId="60B24350" w14:textId="77777777" w:rsidR="00E26F9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Yes, the scope is global, but limitation to the period 2010-2023 should be better justified.</w:t>
      </w:r>
    </w:p>
    <w:p w14:paraId="2877DC4E" w14:textId="31B079C1" w:rsidR="00E26F91" w:rsidRPr="00A158F1" w:rsidRDefault="00E26F91" w:rsidP="0016179E">
      <w:pPr>
        <w:spacing w:before="240" w:line="480" w:lineRule="auto"/>
        <w:jc w:val="both"/>
        <w:rPr>
          <w:rFonts w:ascii="Arial" w:hAnsi="Arial" w:cs="Arial"/>
          <w:color w:val="00B050"/>
          <w:sz w:val="24"/>
          <w:szCs w:val="24"/>
          <w:shd w:val="clear" w:color="auto" w:fill="FFFFFF"/>
        </w:rPr>
      </w:pPr>
      <w:r w:rsidRPr="00A158F1">
        <w:rPr>
          <w:rFonts w:ascii="Arial" w:hAnsi="Arial" w:cs="Arial"/>
          <w:color w:val="00B050"/>
          <w:sz w:val="24"/>
          <w:szCs w:val="24"/>
          <w:shd w:val="clear" w:color="auto" w:fill="FFFFFF"/>
        </w:rPr>
        <w:t xml:space="preserve">Author Response: </w:t>
      </w:r>
      <w:r w:rsidR="0005738E" w:rsidRPr="00A158F1">
        <w:rPr>
          <w:rFonts w:ascii="Arial" w:hAnsi="Arial" w:cs="Arial"/>
          <w:color w:val="00B050"/>
          <w:sz w:val="24"/>
          <w:szCs w:val="24"/>
          <w:shd w:val="clear" w:color="auto" w:fill="FFFFFF"/>
        </w:rPr>
        <w:t xml:space="preserve">We have chosen 2010 as a starting point for our database search as we would like our </w:t>
      </w:r>
      <w:r w:rsidR="00975B81" w:rsidRPr="00A158F1">
        <w:rPr>
          <w:rFonts w:ascii="Arial" w:hAnsi="Arial" w:cs="Arial"/>
          <w:color w:val="00B050"/>
          <w:sz w:val="24"/>
          <w:szCs w:val="24"/>
          <w:shd w:val="clear" w:color="auto" w:fill="FFFFFF"/>
        </w:rPr>
        <w:t xml:space="preserve">systematic map to be based on </w:t>
      </w:r>
      <w:ins w:id="184" w:author="Malgorzata Nakagawa-Lagisz" w:date="2024-07-10T09:29:00Z" w16du:dateUtc="2024-07-09T23:29:00Z">
        <w:r w:rsidR="00F85DB9">
          <w:rPr>
            <w:rFonts w:ascii="Arial" w:hAnsi="Arial" w:cs="Arial"/>
            <w:color w:val="00B050"/>
            <w:sz w:val="24"/>
            <w:szCs w:val="24"/>
            <w:shd w:val="clear" w:color="auto" w:fill="FFFFFF"/>
          </w:rPr>
          <w:t xml:space="preserve">the most up-to-date </w:t>
        </w:r>
      </w:ins>
      <w:r w:rsidR="00975B81" w:rsidRPr="00A158F1">
        <w:rPr>
          <w:rFonts w:ascii="Arial" w:hAnsi="Arial" w:cs="Arial"/>
          <w:color w:val="00B050"/>
          <w:sz w:val="24"/>
          <w:szCs w:val="24"/>
          <w:shd w:val="clear" w:color="auto" w:fill="FFFFFF"/>
        </w:rPr>
        <w:t>research</w:t>
      </w:r>
      <w:del w:id="185" w:author="Malgorzata Nakagawa-Lagisz" w:date="2024-07-10T09:30:00Z" w16du:dateUtc="2024-07-09T23:30:00Z">
        <w:r w:rsidR="00975B81" w:rsidRPr="00A158F1" w:rsidDel="00F85DB9">
          <w:rPr>
            <w:rFonts w:ascii="Arial" w:hAnsi="Arial" w:cs="Arial"/>
            <w:color w:val="00B050"/>
            <w:sz w:val="24"/>
            <w:szCs w:val="24"/>
            <w:shd w:val="clear" w:color="auto" w:fill="FFFFFF"/>
          </w:rPr>
          <w:delText xml:space="preserve"> of the last decade</w:delText>
        </w:r>
      </w:del>
      <w:r w:rsidR="00975B81" w:rsidRPr="00A158F1">
        <w:rPr>
          <w:rFonts w:ascii="Arial" w:hAnsi="Arial" w:cs="Arial"/>
          <w:color w:val="00B050"/>
          <w:sz w:val="24"/>
          <w:szCs w:val="24"/>
          <w:shd w:val="clear" w:color="auto" w:fill="FFFFFF"/>
        </w:rPr>
        <w:t xml:space="preserve">. While we </w:t>
      </w:r>
      <w:r w:rsidR="00A158F1" w:rsidRPr="00A158F1">
        <w:rPr>
          <w:rFonts w:ascii="Arial" w:hAnsi="Arial" w:cs="Arial"/>
          <w:color w:val="00B050"/>
          <w:sz w:val="24"/>
          <w:szCs w:val="24"/>
          <w:shd w:val="clear" w:color="auto" w:fill="FFFFFF"/>
        </w:rPr>
        <w:t>acknowledge</w:t>
      </w:r>
      <w:r w:rsidR="00975B81" w:rsidRPr="00A158F1">
        <w:rPr>
          <w:rFonts w:ascii="Arial" w:hAnsi="Arial" w:cs="Arial"/>
          <w:color w:val="00B050"/>
          <w:sz w:val="24"/>
          <w:szCs w:val="24"/>
          <w:shd w:val="clear" w:color="auto" w:fill="FFFFFF"/>
        </w:rPr>
        <w:t xml:space="preserve"> that </w:t>
      </w:r>
      <w:ins w:id="186" w:author="Malgorzata Nakagawa-Lagisz" w:date="2024-07-10T09:41:00Z" w16du:dateUtc="2024-07-09T23:41:00Z">
        <w:r w:rsidR="00EB6781">
          <w:rPr>
            <w:rFonts w:ascii="Arial" w:hAnsi="Arial" w:cs="Arial"/>
            <w:color w:val="00B050"/>
            <w:sz w:val="24"/>
            <w:szCs w:val="24"/>
            <w:shd w:val="clear" w:color="auto" w:fill="FFFFFF"/>
          </w:rPr>
          <w:t xml:space="preserve">limited </w:t>
        </w:r>
      </w:ins>
      <w:r w:rsidR="00975B81" w:rsidRPr="00A158F1">
        <w:rPr>
          <w:rFonts w:ascii="Arial" w:hAnsi="Arial" w:cs="Arial"/>
          <w:color w:val="00B050"/>
          <w:sz w:val="24"/>
          <w:szCs w:val="24"/>
          <w:shd w:val="clear" w:color="auto" w:fill="FFFFFF"/>
        </w:rPr>
        <w:t>literature on subtropical</w:t>
      </w:r>
      <w:r w:rsidR="00D649EE" w:rsidRPr="00A158F1">
        <w:rPr>
          <w:rFonts w:ascii="Arial" w:hAnsi="Arial" w:cs="Arial"/>
          <w:color w:val="00B050"/>
          <w:sz w:val="24"/>
          <w:szCs w:val="24"/>
          <w:shd w:val="clear" w:color="auto" w:fill="FFFFFF"/>
        </w:rPr>
        <w:t xml:space="preserve"> reefs and </w:t>
      </w:r>
      <w:r w:rsidR="00D649EE" w:rsidRPr="00A158F1">
        <w:rPr>
          <w:rFonts w:ascii="Arial" w:hAnsi="Arial" w:cs="Arial"/>
          <w:color w:val="00B050"/>
          <w:sz w:val="24"/>
          <w:szCs w:val="24"/>
          <w:shd w:val="clear" w:color="auto" w:fill="FFFFFF"/>
        </w:rPr>
        <w:lastRenderedPageBreak/>
        <w:t xml:space="preserve">ocean warming exist before 2010, we would like </w:t>
      </w:r>
      <w:del w:id="187" w:author="Malgorzata Nakagawa-Lagisz" w:date="2024-07-10T09:42:00Z" w16du:dateUtc="2024-07-09T23:42:00Z">
        <w:r w:rsidR="00D649EE" w:rsidRPr="00A158F1" w:rsidDel="00EB6781">
          <w:rPr>
            <w:rFonts w:ascii="Arial" w:hAnsi="Arial" w:cs="Arial"/>
            <w:color w:val="00B050"/>
            <w:sz w:val="24"/>
            <w:szCs w:val="24"/>
            <w:shd w:val="clear" w:color="auto" w:fill="FFFFFF"/>
          </w:rPr>
          <w:delText xml:space="preserve">to include the most recent </w:delText>
        </w:r>
        <w:r w:rsidR="00A158F1" w:rsidRPr="00A158F1" w:rsidDel="00EB6781">
          <w:rPr>
            <w:rFonts w:ascii="Arial" w:hAnsi="Arial" w:cs="Arial"/>
            <w:color w:val="00B050"/>
            <w:sz w:val="24"/>
            <w:szCs w:val="24"/>
            <w:shd w:val="clear" w:color="auto" w:fill="FFFFFF"/>
          </w:rPr>
          <w:delText xml:space="preserve">publications in </w:delText>
        </w:r>
      </w:del>
      <w:r w:rsidR="00A158F1" w:rsidRPr="00A158F1">
        <w:rPr>
          <w:rFonts w:ascii="Arial" w:hAnsi="Arial" w:cs="Arial"/>
          <w:color w:val="00B050"/>
          <w:sz w:val="24"/>
          <w:szCs w:val="24"/>
          <w:shd w:val="clear" w:color="auto" w:fill="FFFFFF"/>
        </w:rPr>
        <w:t xml:space="preserve">our map </w:t>
      </w:r>
      <w:ins w:id="188" w:author="Malgorzata Nakagawa-Lagisz" w:date="2024-07-10T09:42:00Z" w16du:dateUtc="2024-07-09T23:42:00Z">
        <w:r w:rsidR="00EB6781">
          <w:rPr>
            <w:rFonts w:ascii="Arial" w:hAnsi="Arial" w:cs="Arial"/>
            <w:color w:val="00B050"/>
            <w:sz w:val="24"/>
            <w:szCs w:val="24"/>
            <w:shd w:val="clear" w:color="auto" w:fill="FFFFFF"/>
          </w:rPr>
          <w:t xml:space="preserve">to represent a </w:t>
        </w:r>
        <w:del w:id="189" w:author="Man Lim Ho" w:date="2024-07-10T15:21:00Z" w16du:dateUtc="2024-07-10T05:21:00Z">
          <w:r w:rsidR="00EB6781" w:rsidDel="00882644">
            <w:rPr>
              <w:rFonts w:ascii="Arial" w:hAnsi="Arial" w:cs="Arial"/>
              <w:color w:val="00B050"/>
              <w:sz w:val="24"/>
              <w:szCs w:val="24"/>
              <w:shd w:val="clear" w:color="auto" w:fill="FFFFFF"/>
            </w:rPr>
            <w:delText>snapshit</w:delText>
          </w:r>
        </w:del>
      </w:ins>
      <w:ins w:id="190" w:author="Man Lim Ho" w:date="2024-07-10T15:21:00Z" w16du:dateUtc="2024-07-10T05:21:00Z">
        <w:r w:rsidR="00882644">
          <w:rPr>
            <w:rFonts w:ascii="Arial" w:hAnsi="Arial" w:cs="Arial"/>
            <w:color w:val="00B050"/>
            <w:sz w:val="24"/>
            <w:szCs w:val="24"/>
            <w:shd w:val="clear" w:color="auto" w:fill="FFFFFF"/>
          </w:rPr>
          <w:t>snapshot</w:t>
        </w:r>
      </w:ins>
      <w:ins w:id="191" w:author="Malgorzata Nakagawa-Lagisz" w:date="2024-07-10T09:42:00Z" w16du:dateUtc="2024-07-09T23:42:00Z">
        <w:r w:rsidR="00EB6781">
          <w:rPr>
            <w:rFonts w:ascii="Arial" w:hAnsi="Arial" w:cs="Arial"/>
            <w:color w:val="00B050"/>
            <w:sz w:val="24"/>
            <w:szCs w:val="24"/>
            <w:shd w:val="clear" w:color="auto" w:fill="FFFFFF"/>
          </w:rPr>
          <w:t xml:space="preserve"> of the most recent research </w:t>
        </w:r>
      </w:ins>
      <w:r w:rsidR="00A158F1" w:rsidRPr="00A158F1">
        <w:rPr>
          <w:rFonts w:ascii="Arial" w:hAnsi="Arial" w:cs="Arial"/>
          <w:color w:val="00B050"/>
          <w:sz w:val="24"/>
          <w:szCs w:val="24"/>
          <w:shd w:val="clear" w:color="auto" w:fill="FFFFFF"/>
        </w:rPr>
        <w:t>only.</w:t>
      </w:r>
    </w:p>
    <w:p w14:paraId="53B6286E" w14:textId="194B6DDC"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6. the literature search is complete. Have key articles or data sets been missed.</w:t>
      </w:r>
    </w:p>
    <w:p w14:paraId="34DF7C6B" w14:textId="0E39F628" w:rsidR="004C0B2C"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The literature search was carried out on 2 databases (Scopus and the Web of science platform), supplemented by a grey literature search on Open Access Theses and Dissertations (OATD) database, which focuses on a very specific type of grey literature (graduate theses and dissertations). The sources of grey literature are therefore quite </w:t>
      </w:r>
      <w:proofErr w:type="gramStart"/>
      <w:r w:rsidRPr="00072883">
        <w:rPr>
          <w:rFonts w:ascii="Arial" w:hAnsi="Arial" w:cs="Arial"/>
          <w:color w:val="000033"/>
          <w:sz w:val="24"/>
          <w:szCs w:val="24"/>
          <w:shd w:val="clear" w:color="auto" w:fill="FFFFFF"/>
        </w:rPr>
        <w:t>limited</w:t>
      </w:r>
      <w:proofErr w:type="gramEnd"/>
      <w:r w:rsidRPr="00072883">
        <w:rPr>
          <w:rFonts w:ascii="Arial" w:hAnsi="Arial" w:cs="Arial"/>
          <w:color w:val="000033"/>
          <w:sz w:val="24"/>
          <w:szCs w:val="24"/>
          <w:shd w:val="clear" w:color="auto" w:fill="FFFFFF"/>
        </w:rPr>
        <w:t xml:space="preserve"> and more evidence could have been found by searching specialist websites (one example, the website of NOAA coral health and monitoring program but also other websites).</w:t>
      </w:r>
    </w:p>
    <w:p w14:paraId="40317C17" w14:textId="1E3EB79E" w:rsidR="004C0B2C" w:rsidRPr="00B05383" w:rsidRDefault="009F37C5" w:rsidP="0016179E">
      <w:pPr>
        <w:spacing w:before="240" w:line="480" w:lineRule="auto"/>
        <w:jc w:val="both"/>
        <w:rPr>
          <w:rFonts w:ascii="Arial" w:hAnsi="Arial" w:cs="Arial"/>
          <w:color w:val="00B050"/>
          <w:sz w:val="24"/>
          <w:szCs w:val="24"/>
          <w:shd w:val="clear" w:color="auto" w:fill="FFFFFF"/>
        </w:rPr>
      </w:pPr>
      <w:r w:rsidRPr="00B05383">
        <w:rPr>
          <w:rFonts w:ascii="Arial" w:hAnsi="Arial" w:cs="Arial"/>
          <w:color w:val="00B050"/>
          <w:sz w:val="24"/>
          <w:szCs w:val="24"/>
          <w:shd w:val="clear" w:color="auto" w:fill="FFFFFF"/>
        </w:rPr>
        <w:t>Author Response: When we drafted the search strategy, we have decided to exclude government reports</w:t>
      </w:r>
      <w:r w:rsidR="00CC792F" w:rsidRPr="00B05383">
        <w:rPr>
          <w:rFonts w:ascii="Arial" w:hAnsi="Arial" w:cs="Arial"/>
          <w:color w:val="00B050"/>
          <w:sz w:val="24"/>
          <w:szCs w:val="24"/>
          <w:shd w:val="clear" w:color="auto" w:fill="FFFFFF"/>
        </w:rPr>
        <w:t xml:space="preserve">, as these reports </w:t>
      </w:r>
      <w:proofErr w:type="gramStart"/>
      <w:r w:rsidR="00CC792F" w:rsidRPr="00B05383">
        <w:rPr>
          <w:rFonts w:ascii="Arial" w:hAnsi="Arial" w:cs="Arial"/>
          <w:color w:val="00B050"/>
          <w:sz w:val="24"/>
          <w:szCs w:val="24"/>
          <w:shd w:val="clear" w:color="auto" w:fill="FFFFFF"/>
        </w:rPr>
        <w:t>have to</w:t>
      </w:r>
      <w:proofErr w:type="gramEnd"/>
      <w:r w:rsidR="00CC792F" w:rsidRPr="00B05383">
        <w:rPr>
          <w:rFonts w:ascii="Arial" w:hAnsi="Arial" w:cs="Arial"/>
          <w:color w:val="00B050"/>
          <w:sz w:val="24"/>
          <w:szCs w:val="24"/>
          <w:shd w:val="clear" w:color="auto" w:fill="FFFFFF"/>
        </w:rPr>
        <w:t xml:space="preserve"> be accessed individually from each administrations’ websites and there was inconsistency in the availability of reports between regions. NOAA coral health and monitoring program’s report </w:t>
      </w:r>
      <w:r w:rsidR="005B3ADB" w:rsidRPr="00B05383">
        <w:rPr>
          <w:rFonts w:ascii="Arial" w:hAnsi="Arial" w:cs="Arial"/>
          <w:color w:val="00B050"/>
          <w:sz w:val="24"/>
          <w:szCs w:val="24"/>
          <w:shd w:val="clear" w:color="auto" w:fill="FFFFFF"/>
        </w:rPr>
        <w:t xml:space="preserve">are mostly </w:t>
      </w:r>
      <w:commentRangeStart w:id="192"/>
      <w:commentRangeStart w:id="193"/>
      <w:r w:rsidR="005B3ADB" w:rsidRPr="00B05383">
        <w:rPr>
          <w:rFonts w:ascii="Arial" w:hAnsi="Arial" w:cs="Arial"/>
          <w:color w:val="00B050"/>
          <w:sz w:val="24"/>
          <w:szCs w:val="24"/>
          <w:shd w:val="clear" w:color="auto" w:fill="FFFFFF"/>
        </w:rPr>
        <w:t>technical report</w:t>
      </w:r>
      <w:ins w:id="194" w:author="Malgorzata Nakagawa-Lagisz" w:date="2024-07-10T09:42:00Z" w16du:dateUtc="2024-07-09T23:42:00Z">
        <w:r w:rsidR="00EB6781">
          <w:rPr>
            <w:rFonts w:ascii="Arial" w:hAnsi="Arial" w:cs="Arial"/>
            <w:color w:val="00B050"/>
            <w:sz w:val="24"/>
            <w:szCs w:val="24"/>
            <w:shd w:val="clear" w:color="auto" w:fill="FFFFFF"/>
          </w:rPr>
          <w:t>s</w:t>
        </w:r>
      </w:ins>
      <w:commentRangeEnd w:id="192"/>
      <w:ins w:id="195" w:author="Malgorzata Nakagawa-Lagisz" w:date="2024-07-10T09:43:00Z" w16du:dateUtc="2024-07-09T23:43:00Z">
        <w:r w:rsidR="00EB6781">
          <w:rPr>
            <w:rStyle w:val="CommentReference"/>
          </w:rPr>
          <w:commentReference w:id="192"/>
        </w:r>
      </w:ins>
      <w:commentRangeEnd w:id="193"/>
      <w:r w:rsidR="00D30A1F">
        <w:rPr>
          <w:rStyle w:val="CommentReference"/>
        </w:rPr>
        <w:commentReference w:id="193"/>
      </w:r>
      <w:ins w:id="196" w:author="Man Lim Ho" w:date="2024-07-10T15:22:00Z" w16du:dateUtc="2024-07-10T05:22:00Z">
        <w:r w:rsidR="00863576">
          <w:rPr>
            <w:rFonts w:ascii="Arial" w:hAnsi="Arial" w:cs="Arial"/>
            <w:color w:val="00B050"/>
            <w:sz w:val="24"/>
            <w:szCs w:val="24"/>
            <w:shd w:val="clear" w:color="auto" w:fill="FFFFFF"/>
          </w:rPr>
          <w:t xml:space="preserve"> regard</w:t>
        </w:r>
        <w:r w:rsidR="00D30A1F">
          <w:rPr>
            <w:rFonts w:ascii="Arial" w:hAnsi="Arial" w:cs="Arial"/>
            <w:color w:val="00B050"/>
            <w:sz w:val="24"/>
            <w:szCs w:val="24"/>
            <w:shd w:val="clear" w:color="auto" w:fill="FFFFFF"/>
          </w:rPr>
          <w:t xml:space="preserve">ing </w:t>
        </w:r>
      </w:ins>
      <w:ins w:id="197" w:author="Man Lim Ho" w:date="2024-07-10T15:23:00Z" w16du:dateUtc="2024-07-10T05:23:00Z">
        <w:r w:rsidR="00D30A1F">
          <w:rPr>
            <w:rFonts w:ascii="Arial" w:hAnsi="Arial" w:cs="Arial"/>
            <w:color w:val="00B050"/>
            <w:sz w:val="24"/>
            <w:szCs w:val="24"/>
            <w:shd w:val="clear" w:color="auto" w:fill="FFFFFF"/>
          </w:rPr>
          <w:t>the data collection technology</w:t>
        </w:r>
      </w:ins>
      <w:r w:rsidR="005B3ADB" w:rsidRPr="00B05383">
        <w:rPr>
          <w:rFonts w:ascii="Arial" w:hAnsi="Arial" w:cs="Arial"/>
          <w:color w:val="00B050"/>
          <w:sz w:val="24"/>
          <w:szCs w:val="24"/>
          <w:shd w:val="clear" w:color="auto" w:fill="FFFFFF"/>
        </w:rPr>
        <w:t xml:space="preserve">, while </w:t>
      </w:r>
      <w:del w:id="198" w:author="Malgorzata Nakagawa-Lagisz" w:date="2024-07-10T09:43:00Z" w16du:dateUtc="2024-07-09T23:43:00Z">
        <w:r w:rsidR="009022F3" w:rsidRPr="00B05383" w:rsidDel="00EB6781">
          <w:rPr>
            <w:rFonts w:ascii="Arial" w:hAnsi="Arial" w:cs="Arial"/>
            <w:color w:val="00B050"/>
            <w:sz w:val="24"/>
            <w:szCs w:val="24"/>
            <w:shd w:val="clear" w:color="auto" w:fill="FFFFFF"/>
          </w:rPr>
          <w:delText xml:space="preserve">other </w:delText>
        </w:r>
      </w:del>
      <w:ins w:id="199" w:author="Malgorzata Nakagawa-Lagisz" w:date="2024-07-10T09:43:00Z" w16du:dateUtc="2024-07-09T23:43:00Z">
        <w:r w:rsidR="00EB6781">
          <w:rPr>
            <w:rFonts w:ascii="Arial" w:hAnsi="Arial" w:cs="Arial"/>
            <w:color w:val="00B050"/>
            <w:sz w:val="24"/>
            <w:szCs w:val="24"/>
            <w:shd w:val="clear" w:color="auto" w:fill="FFFFFF"/>
          </w:rPr>
          <w:t>research</w:t>
        </w:r>
        <w:r w:rsidR="00EB6781" w:rsidRPr="00B05383">
          <w:rPr>
            <w:rFonts w:ascii="Arial" w:hAnsi="Arial" w:cs="Arial"/>
            <w:color w:val="00B050"/>
            <w:sz w:val="24"/>
            <w:szCs w:val="24"/>
            <w:shd w:val="clear" w:color="auto" w:fill="FFFFFF"/>
          </w:rPr>
          <w:t xml:space="preserve"> </w:t>
        </w:r>
      </w:ins>
      <w:r w:rsidR="009022F3" w:rsidRPr="00B05383">
        <w:rPr>
          <w:rFonts w:ascii="Arial" w:hAnsi="Arial" w:cs="Arial"/>
          <w:color w:val="00B050"/>
          <w:sz w:val="24"/>
          <w:szCs w:val="24"/>
          <w:shd w:val="clear" w:color="auto" w:fill="FFFFFF"/>
        </w:rPr>
        <w:t xml:space="preserve">publications on NOAA sites could also be </w:t>
      </w:r>
      <w:del w:id="200" w:author="Malgorzata Nakagawa-Lagisz" w:date="2024-07-10T09:43:00Z" w16du:dateUtc="2024-07-09T23:43:00Z">
        <w:r w:rsidR="009022F3" w:rsidRPr="00B05383" w:rsidDel="00EB6781">
          <w:rPr>
            <w:rFonts w:ascii="Arial" w:hAnsi="Arial" w:cs="Arial"/>
            <w:color w:val="00B050"/>
            <w:sz w:val="24"/>
            <w:szCs w:val="24"/>
            <w:shd w:val="clear" w:color="auto" w:fill="FFFFFF"/>
          </w:rPr>
          <w:delText xml:space="preserve">searched </w:delText>
        </w:r>
      </w:del>
      <w:ins w:id="201" w:author="Malgorzata Nakagawa-Lagisz" w:date="2024-07-10T09:43:00Z" w16du:dateUtc="2024-07-09T23:43:00Z">
        <w:r w:rsidR="00EB6781">
          <w:rPr>
            <w:rFonts w:ascii="Arial" w:hAnsi="Arial" w:cs="Arial"/>
            <w:color w:val="00B050"/>
            <w:sz w:val="24"/>
            <w:szCs w:val="24"/>
            <w:shd w:val="clear" w:color="auto" w:fill="FFFFFF"/>
          </w:rPr>
          <w:t>found</w:t>
        </w:r>
        <w:r w:rsidR="00EB6781" w:rsidRPr="00B05383">
          <w:rPr>
            <w:rFonts w:ascii="Arial" w:hAnsi="Arial" w:cs="Arial"/>
            <w:color w:val="00B050"/>
            <w:sz w:val="24"/>
            <w:szCs w:val="24"/>
            <w:shd w:val="clear" w:color="auto" w:fill="FFFFFF"/>
          </w:rPr>
          <w:t xml:space="preserve"> </w:t>
        </w:r>
        <w:r w:rsidR="00EB6781">
          <w:rPr>
            <w:rFonts w:ascii="Arial" w:hAnsi="Arial" w:cs="Arial"/>
            <w:color w:val="00B050"/>
            <w:sz w:val="24"/>
            <w:szCs w:val="24"/>
            <w:shd w:val="clear" w:color="auto" w:fill="FFFFFF"/>
          </w:rPr>
          <w:t>via</w:t>
        </w:r>
      </w:ins>
      <w:del w:id="202" w:author="Malgorzata Nakagawa-Lagisz" w:date="2024-07-10T09:43:00Z" w16du:dateUtc="2024-07-09T23:43:00Z">
        <w:r w:rsidR="009022F3" w:rsidRPr="00B05383" w:rsidDel="00EB6781">
          <w:rPr>
            <w:rFonts w:ascii="Arial" w:hAnsi="Arial" w:cs="Arial"/>
            <w:color w:val="00B050"/>
            <w:sz w:val="24"/>
            <w:szCs w:val="24"/>
            <w:shd w:val="clear" w:color="auto" w:fill="FFFFFF"/>
          </w:rPr>
          <w:delText>on</w:delText>
        </w:r>
      </w:del>
      <w:r w:rsidR="009022F3" w:rsidRPr="00B05383">
        <w:rPr>
          <w:rFonts w:ascii="Arial" w:hAnsi="Arial" w:cs="Arial"/>
          <w:color w:val="00B050"/>
          <w:sz w:val="24"/>
          <w:szCs w:val="24"/>
          <w:shd w:val="clear" w:color="auto" w:fill="FFFFFF"/>
        </w:rPr>
        <w:t xml:space="preserve"> </w:t>
      </w:r>
      <w:r w:rsidR="000012FB" w:rsidRPr="00B05383">
        <w:rPr>
          <w:rFonts w:ascii="Arial" w:hAnsi="Arial" w:cs="Arial"/>
          <w:color w:val="00B050"/>
          <w:sz w:val="24"/>
          <w:szCs w:val="24"/>
          <w:shd w:val="clear" w:color="auto" w:fill="FFFFFF"/>
        </w:rPr>
        <w:t xml:space="preserve">Scopus or Web of Science. </w:t>
      </w:r>
      <w:del w:id="203" w:author="Malgorzata Nakagawa-Lagisz" w:date="2024-07-10T09:44:00Z" w16du:dateUtc="2024-07-09T23:44:00Z">
        <w:r w:rsidR="000012FB" w:rsidRPr="00B05383" w:rsidDel="00EB6781">
          <w:rPr>
            <w:rFonts w:ascii="Arial" w:hAnsi="Arial" w:cs="Arial"/>
            <w:color w:val="00B050"/>
            <w:sz w:val="24"/>
            <w:szCs w:val="24"/>
            <w:shd w:val="clear" w:color="auto" w:fill="FFFFFF"/>
          </w:rPr>
          <w:delText>We believe that the grey literature search</w:delText>
        </w:r>
        <w:r w:rsidR="00B05383" w:rsidRPr="00B05383" w:rsidDel="00EB6781">
          <w:rPr>
            <w:rFonts w:ascii="Arial" w:hAnsi="Arial" w:cs="Arial"/>
            <w:color w:val="00B050"/>
            <w:sz w:val="24"/>
            <w:szCs w:val="24"/>
            <w:shd w:val="clear" w:color="auto" w:fill="FFFFFF"/>
          </w:rPr>
          <w:delText xml:space="preserve"> we performed</w:delText>
        </w:r>
        <w:r w:rsidR="000012FB" w:rsidRPr="00B05383" w:rsidDel="00EB6781">
          <w:rPr>
            <w:rFonts w:ascii="Arial" w:hAnsi="Arial" w:cs="Arial"/>
            <w:color w:val="00B050"/>
            <w:sz w:val="24"/>
            <w:szCs w:val="24"/>
            <w:shd w:val="clear" w:color="auto" w:fill="FFFFFF"/>
          </w:rPr>
          <w:delText xml:space="preserve"> is adequate for this systematic map</w:delText>
        </w:r>
        <w:r w:rsidR="00B05383" w:rsidRPr="00B05383" w:rsidDel="00EB6781">
          <w:rPr>
            <w:rFonts w:ascii="Arial" w:hAnsi="Arial" w:cs="Arial"/>
            <w:color w:val="00B050"/>
            <w:sz w:val="24"/>
            <w:szCs w:val="24"/>
            <w:shd w:val="clear" w:color="auto" w:fill="FFFFFF"/>
          </w:rPr>
          <w:delText>.</w:delText>
        </w:r>
      </w:del>
    </w:p>
    <w:p w14:paraId="44E5C261" w14:textId="77777777" w:rsidR="0032680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 xml:space="preserve">In addition, the comprehensiveness of the search on academic databases was assessed using a test list of 10 articles, which is a small test-list. As the test list was not provided (I could not find additional file 1), it was not possible to assess whether </w:t>
      </w:r>
      <w:r w:rsidRPr="00072883">
        <w:rPr>
          <w:rFonts w:ascii="Arial" w:hAnsi="Arial" w:cs="Arial"/>
          <w:color w:val="000033"/>
          <w:sz w:val="24"/>
          <w:szCs w:val="24"/>
          <w:shd w:val="clear" w:color="auto" w:fill="FFFFFF"/>
        </w:rPr>
        <w:lastRenderedPageBreak/>
        <w:t>the articles were relevant to answer the question, and whether they reflected a sufficiently wide range of evidence.</w:t>
      </w:r>
    </w:p>
    <w:p w14:paraId="1F6ADCB0" w14:textId="77777777" w:rsidR="00610174" w:rsidRDefault="00BA293E" w:rsidP="0016179E">
      <w:pPr>
        <w:spacing w:before="240" w:line="480" w:lineRule="auto"/>
        <w:jc w:val="both"/>
        <w:rPr>
          <w:ins w:id="204" w:author="Malgorzata Nakagawa-Lagisz" w:date="2024-07-10T10:05:00Z" w16du:dateUtc="2024-07-10T00:05:00Z"/>
          <w:rFonts w:ascii="Arial" w:hAnsi="Arial" w:cs="Arial"/>
          <w:color w:val="00B050"/>
          <w:sz w:val="24"/>
          <w:szCs w:val="24"/>
          <w:shd w:val="clear" w:color="auto" w:fill="FFFFFF"/>
        </w:rPr>
      </w:pPr>
      <w:r w:rsidRPr="00293AA8">
        <w:rPr>
          <w:rFonts w:ascii="Arial" w:hAnsi="Arial" w:cs="Arial"/>
          <w:color w:val="00B050"/>
          <w:sz w:val="24"/>
          <w:szCs w:val="24"/>
          <w:shd w:val="clear" w:color="auto" w:fill="FFFFFF"/>
        </w:rPr>
        <w:t xml:space="preserve">Author Response: </w:t>
      </w:r>
      <w:del w:id="205" w:author="Malgorzata Nakagawa-Lagisz" w:date="2024-07-10T09:54:00Z" w16du:dateUtc="2024-07-09T23:54:00Z">
        <w:r w:rsidRPr="00293AA8" w:rsidDel="00610174">
          <w:rPr>
            <w:rFonts w:ascii="Arial" w:hAnsi="Arial" w:cs="Arial"/>
            <w:color w:val="00B050"/>
            <w:sz w:val="24"/>
            <w:szCs w:val="24"/>
            <w:shd w:val="clear" w:color="auto" w:fill="FFFFFF"/>
          </w:rPr>
          <w:delText>For the</w:delText>
        </w:r>
        <w:r w:rsidR="00B407A3" w:rsidRPr="00293AA8" w:rsidDel="00610174">
          <w:rPr>
            <w:rFonts w:ascii="Arial" w:hAnsi="Arial" w:cs="Arial"/>
            <w:color w:val="00B050"/>
            <w:sz w:val="24"/>
            <w:szCs w:val="24"/>
            <w:shd w:val="clear" w:color="auto" w:fill="FFFFFF"/>
          </w:rPr>
          <w:delText xml:space="preserve"> comprehensiveness of the search string, </w:delText>
        </w:r>
      </w:del>
      <w:ins w:id="206" w:author="Malgorzata Nakagawa-Lagisz" w:date="2024-07-10T09:54:00Z" w16du:dateUtc="2024-07-09T23:54:00Z">
        <w:r w:rsidR="00610174">
          <w:rPr>
            <w:rFonts w:ascii="Arial" w:hAnsi="Arial" w:cs="Arial"/>
            <w:color w:val="00B050"/>
            <w:sz w:val="24"/>
            <w:szCs w:val="24"/>
            <w:shd w:val="clear" w:color="auto" w:fill="FFFFFF"/>
          </w:rPr>
          <w:t>W</w:t>
        </w:r>
      </w:ins>
      <w:del w:id="207" w:author="Malgorzata Nakagawa-Lagisz" w:date="2024-07-10T09:54:00Z" w16du:dateUtc="2024-07-09T23:54:00Z">
        <w:r w:rsidR="00B407A3" w:rsidRPr="00293AA8" w:rsidDel="00610174">
          <w:rPr>
            <w:rFonts w:ascii="Arial" w:hAnsi="Arial" w:cs="Arial"/>
            <w:color w:val="00B050"/>
            <w:sz w:val="24"/>
            <w:szCs w:val="24"/>
            <w:shd w:val="clear" w:color="auto" w:fill="FFFFFF"/>
          </w:rPr>
          <w:delText>w</w:delText>
        </w:r>
      </w:del>
      <w:r w:rsidR="00B407A3" w:rsidRPr="00293AA8">
        <w:rPr>
          <w:rFonts w:ascii="Arial" w:hAnsi="Arial" w:cs="Arial"/>
          <w:color w:val="00B050"/>
          <w:sz w:val="24"/>
          <w:szCs w:val="24"/>
          <w:shd w:val="clear" w:color="auto" w:fill="FFFFFF"/>
        </w:rPr>
        <w:t xml:space="preserve">e used the 10 benchmark </w:t>
      </w:r>
      <w:del w:id="208" w:author="Malgorzata Nakagawa-Lagisz" w:date="2024-07-10T09:54:00Z" w16du:dateUtc="2024-07-09T23:54:00Z">
        <w:r w:rsidR="00B407A3" w:rsidRPr="00293AA8" w:rsidDel="00610174">
          <w:rPr>
            <w:rFonts w:ascii="Arial" w:hAnsi="Arial" w:cs="Arial"/>
            <w:color w:val="00B050"/>
            <w:sz w:val="24"/>
            <w:szCs w:val="24"/>
            <w:shd w:val="clear" w:color="auto" w:fill="FFFFFF"/>
          </w:rPr>
          <w:delText xml:space="preserve">literature </w:delText>
        </w:r>
      </w:del>
      <w:ins w:id="209" w:author="Malgorzata Nakagawa-Lagisz" w:date="2024-07-10T09:54:00Z" w16du:dateUtc="2024-07-09T23:54:00Z">
        <w:r w:rsidR="00610174">
          <w:rPr>
            <w:rFonts w:ascii="Arial" w:hAnsi="Arial" w:cs="Arial"/>
            <w:color w:val="00B050"/>
            <w:sz w:val="24"/>
            <w:szCs w:val="24"/>
            <w:shd w:val="clear" w:color="auto" w:fill="FFFFFF"/>
          </w:rPr>
          <w:t>articles</w:t>
        </w:r>
        <w:r w:rsidR="00610174" w:rsidRPr="00293AA8">
          <w:rPr>
            <w:rFonts w:ascii="Arial" w:hAnsi="Arial" w:cs="Arial"/>
            <w:color w:val="00B050"/>
            <w:sz w:val="24"/>
            <w:szCs w:val="24"/>
            <w:shd w:val="clear" w:color="auto" w:fill="FFFFFF"/>
          </w:rPr>
          <w:t xml:space="preserve"> </w:t>
        </w:r>
      </w:ins>
      <w:r w:rsidR="00B407A3" w:rsidRPr="00293AA8">
        <w:rPr>
          <w:rFonts w:ascii="Arial" w:hAnsi="Arial" w:cs="Arial"/>
          <w:color w:val="00B050"/>
          <w:sz w:val="24"/>
          <w:szCs w:val="24"/>
          <w:shd w:val="clear" w:color="auto" w:fill="FFFFFF"/>
        </w:rPr>
        <w:t xml:space="preserve">to </w:t>
      </w:r>
      <w:del w:id="210" w:author="Malgorzata Nakagawa-Lagisz" w:date="2024-07-10T09:54:00Z" w16du:dateUtc="2024-07-09T23:54:00Z">
        <w:r w:rsidR="00B407A3" w:rsidRPr="00293AA8" w:rsidDel="00610174">
          <w:rPr>
            <w:rFonts w:ascii="Arial" w:hAnsi="Arial" w:cs="Arial"/>
            <w:color w:val="00B050"/>
            <w:sz w:val="24"/>
            <w:szCs w:val="24"/>
            <w:shd w:val="clear" w:color="auto" w:fill="FFFFFF"/>
          </w:rPr>
          <w:delText>dev</w:delText>
        </w:r>
        <w:r w:rsidR="003361A5" w:rsidRPr="00293AA8" w:rsidDel="00610174">
          <w:rPr>
            <w:rFonts w:ascii="Arial" w:hAnsi="Arial" w:cs="Arial"/>
            <w:color w:val="00B050"/>
            <w:sz w:val="24"/>
            <w:szCs w:val="24"/>
            <w:shd w:val="clear" w:color="auto" w:fill="FFFFFF"/>
          </w:rPr>
          <w:delText xml:space="preserve">elop </w:delText>
        </w:r>
      </w:del>
      <w:ins w:id="211" w:author="Malgorzata Nakagawa-Lagisz" w:date="2024-07-10T09:54:00Z" w16du:dateUtc="2024-07-09T23:54:00Z">
        <w:r w:rsidR="00610174">
          <w:rPr>
            <w:rFonts w:ascii="Arial" w:hAnsi="Arial" w:cs="Arial"/>
            <w:color w:val="00B050"/>
            <w:sz w:val="24"/>
            <w:szCs w:val="24"/>
            <w:shd w:val="clear" w:color="auto" w:fill="FFFFFF"/>
          </w:rPr>
          <w:t>test</w:t>
        </w:r>
        <w:r w:rsidR="00610174" w:rsidRPr="00293AA8">
          <w:rPr>
            <w:rFonts w:ascii="Arial" w:hAnsi="Arial" w:cs="Arial"/>
            <w:color w:val="00B050"/>
            <w:sz w:val="24"/>
            <w:szCs w:val="24"/>
            <w:shd w:val="clear" w:color="auto" w:fill="FFFFFF"/>
          </w:rPr>
          <w:t xml:space="preserve"> </w:t>
        </w:r>
      </w:ins>
      <w:r w:rsidR="003361A5" w:rsidRPr="00293AA8">
        <w:rPr>
          <w:rFonts w:ascii="Arial" w:hAnsi="Arial" w:cs="Arial"/>
          <w:color w:val="00B050"/>
          <w:sz w:val="24"/>
          <w:szCs w:val="24"/>
          <w:shd w:val="clear" w:color="auto" w:fill="FFFFFF"/>
        </w:rPr>
        <w:t>our search string in accordance to the methodology proposed by Foo et al., 2021.</w:t>
      </w:r>
      <w:r w:rsidR="003C5630" w:rsidRPr="00293AA8">
        <w:rPr>
          <w:rFonts w:ascii="Arial" w:hAnsi="Arial" w:cs="Arial"/>
          <w:color w:val="00B050"/>
          <w:sz w:val="24"/>
          <w:szCs w:val="24"/>
          <w:shd w:val="clear" w:color="auto" w:fill="FFFFFF"/>
        </w:rPr>
        <w:t xml:space="preserve"> We apologise for not providing the additional file </w:t>
      </w:r>
      <w:ins w:id="212" w:author="Malgorzata Nakagawa-Lagisz" w:date="2024-07-10T09:55:00Z" w16du:dateUtc="2024-07-09T23:55:00Z">
        <w:r w:rsidR="00610174">
          <w:rPr>
            <w:rFonts w:ascii="Arial" w:hAnsi="Arial" w:cs="Arial"/>
            <w:color w:val="00B050"/>
            <w:sz w:val="24"/>
            <w:szCs w:val="24"/>
            <w:shd w:val="clear" w:color="auto" w:fill="FFFFFF"/>
          </w:rPr>
          <w:t xml:space="preserve">with the benchmarking list </w:t>
        </w:r>
      </w:ins>
      <w:r w:rsidR="004F0D57" w:rsidRPr="00293AA8">
        <w:rPr>
          <w:rFonts w:ascii="Arial" w:hAnsi="Arial" w:cs="Arial"/>
          <w:color w:val="00B050"/>
          <w:sz w:val="24"/>
          <w:szCs w:val="24"/>
          <w:shd w:val="clear" w:color="auto" w:fill="FFFFFF"/>
        </w:rPr>
        <w:t xml:space="preserve">before as we have forgotten to attach the </w:t>
      </w:r>
      <w:r w:rsidR="00185FE5" w:rsidRPr="00293AA8">
        <w:rPr>
          <w:rFonts w:ascii="Arial" w:hAnsi="Arial" w:cs="Arial"/>
          <w:color w:val="00B050"/>
          <w:sz w:val="24"/>
          <w:szCs w:val="24"/>
          <w:shd w:val="clear" w:color="auto" w:fill="FFFFFF"/>
        </w:rPr>
        <w:t xml:space="preserve">file to the </w:t>
      </w:r>
      <w:ins w:id="213" w:author="Malgorzata Nakagawa-Lagisz" w:date="2024-07-10T09:55:00Z" w16du:dateUtc="2024-07-09T23:55:00Z">
        <w:r w:rsidR="00610174">
          <w:rPr>
            <w:rFonts w:ascii="Arial" w:hAnsi="Arial" w:cs="Arial"/>
            <w:color w:val="00B050"/>
            <w:sz w:val="24"/>
            <w:szCs w:val="24"/>
            <w:shd w:val="clear" w:color="auto" w:fill="FFFFFF"/>
          </w:rPr>
          <w:t xml:space="preserve">original </w:t>
        </w:r>
      </w:ins>
      <w:r w:rsidR="00185FE5" w:rsidRPr="00293AA8">
        <w:rPr>
          <w:rFonts w:ascii="Arial" w:hAnsi="Arial" w:cs="Arial"/>
          <w:color w:val="00B050"/>
          <w:sz w:val="24"/>
          <w:szCs w:val="24"/>
          <w:shd w:val="clear" w:color="auto" w:fill="FFFFFF"/>
        </w:rPr>
        <w:t xml:space="preserve">submission. </w:t>
      </w:r>
      <w:ins w:id="214" w:author="Malgorzata Nakagawa-Lagisz" w:date="2024-07-10T10:05:00Z" w16du:dateUtc="2024-07-10T00:05:00Z">
        <w:r w:rsidR="00610174">
          <w:rPr>
            <w:rFonts w:ascii="Arial" w:hAnsi="Arial" w:cs="Arial"/>
            <w:color w:val="00B050"/>
            <w:sz w:val="24"/>
            <w:szCs w:val="24"/>
            <w:shd w:val="clear" w:color="auto" w:fill="FFFFFF"/>
          </w:rPr>
          <w:t xml:space="preserve">The additional file also contains the record of </w:t>
        </w:r>
      </w:ins>
      <w:del w:id="215" w:author="Malgorzata Nakagawa-Lagisz" w:date="2024-07-10T10:05:00Z" w16du:dateUtc="2024-07-10T00:05:00Z">
        <w:r w:rsidR="00185FE5" w:rsidRPr="00293AA8" w:rsidDel="00610174">
          <w:rPr>
            <w:rFonts w:ascii="Arial" w:hAnsi="Arial" w:cs="Arial"/>
            <w:color w:val="00B050"/>
            <w:sz w:val="24"/>
            <w:szCs w:val="24"/>
            <w:shd w:val="clear" w:color="auto" w:fill="FFFFFF"/>
          </w:rPr>
          <w:delText xml:space="preserve">We have also provided </w:delText>
        </w:r>
      </w:del>
      <w:r w:rsidR="00185FE5" w:rsidRPr="00293AA8">
        <w:rPr>
          <w:rFonts w:ascii="Arial" w:hAnsi="Arial" w:cs="Arial"/>
          <w:color w:val="00B050"/>
          <w:sz w:val="24"/>
          <w:szCs w:val="24"/>
          <w:shd w:val="clear" w:color="auto" w:fill="FFFFFF"/>
        </w:rPr>
        <w:t>the development of the search string</w:t>
      </w:r>
      <w:del w:id="216" w:author="Malgorzata Nakagawa-Lagisz" w:date="2024-07-10T10:05:00Z" w16du:dateUtc="2024-07-10T00:05:00Z">
        <w:r w:rsidR="00185FE5" w:rsidRPr="00293AA8" w:rsidDel="00610174">
          <w:rPr>
            <w:rFonts w:ascii="Arial" w:hAnsi="Arial" w:cs="Arial"/>
            <w:color w:val="00B050"/>
            <w:sz w:val="24"/>
            <w:szCs w:val="24"/>
            <w:shd w:val="clear" w:color="auto" w:fill="FFFFFF"/>
          </w:rPr>
          <w:delText xml:space="preserve"> in the </w:delText>
        </w:r>
        <w:r w:rsidR="00AD6310" w:rsidRPr="00293AA8" w:rsidDel="00610174">
          <w:rPr>
            <w:rFonts w:ascii="Arial" w:hAnsi="Arial" w:cs="Arial"/>
            <w:color w:val="00B050"/>
            <w:sz w:val="24"/>
            <w:szCs w:val="24"/>
            <w:shd w:val="clear" w:color="auto" w:fill="FFFFFF"/>
          </w:rPr>
          <w:delText>same additional file</w:delText>
        </w:r>
      </w:del>
      <w:r w:rsidR="00AD6310" w:rsidRPr="00293AA8">
        <w:rPr>
          <w:rFonts w:ascii="Arial" w:hAnsi="Arial" w:cs="Arial"/>
          <w:color w:val="00B050"/>
          <w:sz w:val="24"/>
          <w:szCs w:val="24"/>
          <w:shd w:val="clear" w:color="auto" w:fill="FFFFFF"/>
        </w:rPr>
        <w:t>. We amended the respective section in the manuscript accordingly</w:t>
      </w:r>
      <w:ins w:id="217" w:author="Malgorzata Nakagawa-Lagisz" w:date="2024-07-10T10:05:00Z" w16du:dateUtc="2024-07-10T00:05:00Z">
        <w:r w:rsidR="00610174">
          <w:rPr>
            <w:rFonts w:ascii="Arial" w:hAnsi="Arial" w:cs="Arial"/>
            <w:color w:val="00B050"/>
            <w:sz w:val="24"/>
            <w:szCs w:val="24"/>
            <w:shd w:val="clear" w:color="auto" w:fill="FFFFFF"/>
          </w:rPr>
          <w:t>,</w:t>
        </w:r>
      </w:ins>
      <w:r w:rsidR="00AD6310" w:rsidRPr="00293AA8">
        <w:rPr>
          <w:rFonts w:ascii="Arial" w:hAnsi="Arial" w:cs="Arial"/>
          <w:color w:val="00B050"/>
          <w:sz w:val="24"/>
          <w:szCs w:val="24"/>
          <w:shd w:val="clear" w:color="auto" w:fill="FFFFFF"/>
        </w:rPr>
        <w:t xml:space="preserve"> as follows: </w:t>
      </w:r>
    </w:p>
    <w:p w14:paraId="365B7A4C" w14:textId="72092A4C" w:rsidR="00F10C70" w:rsidRPr="00293AA8" w:rsidRDefault="00610174" w:rsidP="0016179E">
      <w:pPr>
        <w:spacing w:before="240" w:line="480" w:lineRule="auto"/>
        <w:jc w:val="both"/>
        <w:rPr>
          <w:rFonts w:ascii="Arial" w:hAnsi="Arial" w:cs="Arial"/>
          <w:color w:val="00B050"/>
          <w:sz w:val="24"/>
          <w:szCs w:val="24"/>
          <w:shd w:val="clear" w:color="auto" w:fill="FFFFFF"/>
        </w:rPr>
      </w:pPr>
      <w:ins w:id="218" w:author="Malgorzata Nakagawa-Lagisz" w:date="2024-07-10T10:06:00Z" w16du:dateUtc="2024-07-10T00:06:00Z">
        <w:r>
          <w:rPr>
            <w:rFonts w:ascii="Arial" w:hAnsi="Arial" w:cs="Arial"/>
            <w:color w:val="00B050"/>
            <w:sz w:val="24"/>
            <w:szCs w:val="24"/>
          </w:rPr>
          <w:t xml:space="preserve">New line numbers </w:t>
        </w:r>
        <w:del w:id="219" w:author="Man Lim Ho" w:date="2024-07-10T15:24:00Z" w16du:dateUtc="2024-07-10T05:24:00Z">
          <w:r w:rsidDel="00081D27">
            <w:rPr>
              <w:rFonts w:ascii="Arial" w:hAnsi="Arial" w:cs="Arial"/>
              <w:color w:val="00B050"/>
              <w:sz w:val="24"/>
              <w:szCs w:val="24"/>
            </w:rPr>
            <w:delText>XXX</w:delText>
          </w:r>
        </w:del>
      </w:ins>
      <w:ins w:id="220" w:author="Man Lim Ho" w:date="2024-07-10T22:29:00Z" w16du:dateUtc="2024-07-10T12:29:00Z">
        <w:r w:rsidR="00875FA0">
          <w:rPr>
            <w:rFonts w:ascii="Arial" w:hAnsi="Arial" w:cs="Arial"/>
            <w:color w:val="00B050"/>
            <w:sz w:val="24"/>
            <w:szCs w:val="24"/>
          </w:rPr>
          <w:t>252-254</w:t>
        </w:r>
      </w:ins>
      <w:ins w:id="221" w:author="Malgorzata Nakagawa-Lagisz" w:date="2024-07-10T10:06:00Z" w16du:dateUtc="2024-07-10T00:06:00Z">
        <w:r>
          <w:rPr>
            <w:rFonts w:ascii="Arial" w:hAnsi="Arial" w:cs="Arial"/>
            <w:color w:val="00B050"/>
            <w:sz w:val="24"/>
            <w:szCs w:val="24"/>
          </w:rPr>
          <w:t xml:space="preserve">: </w:t>
        </w:r>
      </w:ins>
      <w:r w:rsidR="00AD6310" w:rsidRPr="00293AA8">
        <w:rPr>
          <w:rFonts w:ascii="Arial" w:hAnsi="Arial" w:cs="Arial"/>
          <w:color w:val="00B050"/>
          <w:sz w:val="24"/>
          <w:szCs w:val="24"/>
          <w:shd w:val="clear" w:color="auto" w:fill="FFFFFF"/>
        </w:rPr>
        <w:t>“</w:t>
      </w:r>
      <w:r w:rsidR="006D120C" w:rsidRPr="00293AA8">
        <w:rPr>
          <w:rFonts w:ascii="Arial" w:hAnsi="Arial" w:cs="Arial"/>
          <w:color w:val="00B050"/>
          <w:sz w:val="24"/>
          <w:szCs w:val="24"/>
          <w:shd w:val="clear" w:color="auto" w:fill="FFFFFF"/>
        </w:rPr>
        <w:t xml:space="preserve">The list of the 10 benchmark articles and </w:t>
      </w:r>
      <w:ins w:id="222" w:author="Malgorzata Nakagawa-Lagisz" w:date="2024-07-10T10:06:00Z" w16du:dateUtc="2024-07-10T00:06:00Z">
        <w:r>
          <w:rPr>
            <w:rFonts w:ascii="Arial" w:hAnsi="Arial" w:cs="Arial"/>
            <w:color w:val="00B050"/>
            <w:sz w:val="24"/>
            <w:szCs w:val="24"/>
            <w:shd w:val="clear" w:color="auto" w:fill="FFFFFF"/>
          </w:rPr>
          <w:t xml:space="preserve">record of </w:t>
        </w:r>
      </w:ins>
      <w:r w:rsidR="006D120C" w:rsidRPr="00293AA8">
        <w:rPr>
          <w:rFonts w:ascii="Arial" w:hAnsi="Arial" w:cs="Arial"/>
          <w:color w:val="00B050"/>
          <w:sz w:val="24"/>
          <w:szCs w:val="24"/>
          <w:shd w:val="clear" w:color="auto" w:fill="FFFFFF"/>
        </w:rPr>
        <w:t xml:space="preserve">development of </w:t>
      </w:r>
      <w:ins w:id="223" w:author="Malgorzata Nakagawa-Lagisz" w:date="2024-07-10T10:06:00Z" w16du:dateUtc="2024-07-10T00:06:00Z">
        <w:r>
          <w:rPr>
            <w:rFonts w:ascii="Arial" w:hAnsi="Arial" w:cs="Arial"/>
            <w:color w:val="00B050"/>
            <w:sz w:val="24"/>
            <w:szCs w:val="24"/>
            <w:shd w:val="clear" w:color="auto" w:fill="FFFFFF"/>
          </w:rPr>
          <w:t xml:space="preserve">the </w:t>
        </w:r>
      </w:ins>
      <w:r w:rsidR="006D120C" w:rsidRPr="00293AA8">
        <w:rPr>
          <w:rFonts w:ascii="Arial" w:hAnsi="Arial" w:cs="Arial"/>
          <w:color w:val="00B050"/>
          <w:sz w:val="24"/>
          <w:szCs w:val="24"/>
          <w:shd w:val="clear" w:color="auto" w:fill="FFFFFF"/>
        </w:rPr>
        <w:t>search string for database search</w:t>
      </w:r>
      <w:ins w:id="224" w:author="Malgorzata Nakagawa-Lagisz" w:date="2024-07-10T10:06:00Z" w16du:dateUtc="2024-07-10T00:06:00Z">
        <w:r>
          <w:rPr>
            <w:rFonts w:ascii="Arial" w:hAnsi="Arial" w:cs="Arial"/>
            <w:color w:val="00B050"/>
            <w:sz w:val="24"/>
            <w:szCs w:val="24"/>
            <w:shd w:val="clear" w:color="auto" w:fill="FFFFFF"/>
          </w:rPr>
          <w:t>es</w:t>
        </w:r>
      </w:ins>
      <w:r w:rsidR="006D120C" w:rsidRPr="00293AA8">
        <w:rPr>
          <w:rFonts w:ascii="Arial" w:hAnsi="Arial" w:cs="Arial"/>
          <w:color w:val="00B050"/>
          <w:sz w:val="24"/>
          <w:szCs w:val="24"/>
          <w:shd w:val="clear" w:color="auto" w:fill="FFFFFF"/>
        </w:rPr>
        <w:t xml:space="preserve"> can be found in Additional file 1.</w:t>
      </w:r>
      <w:r w:rsidR="00AD6310" w:rsidRPr="00293AA8">
        <w:rPr>
          <w:rFonts w:ascii="Arial" w:hAnsi="Arial" w:cs="Arial"/>
          <w:color w:val="00B050"/>
          <w:sz w:val="24"/>
          <w:szCs w:val="24"/>
          <w:shd w:val="clear" w:color="auto" w:fill="FFFFFF"/>
        </w:rPr>
        <w:t>”.</w:t>
      </w:r>
    </w:p>
    <w:p w14:paraId="042CE411" w14:textId="3676A6AC" w:rsidR="0063162C"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The iterative process of developing the search string was also not provided, so it was not possible to assess whether other search terms / synonyms were also tested. The authors should provide all iterations of tested terms along with the number of references (hits) they return so that we can understand how the final search string was constructed. I think it's also necessary to see how the limitations to English and to the 2010-2023 period limited the number of hits returned.</w:t>
      </w:r>
    </w:p>
    <w:p w14:paraId="62380283" w14:textId="2E34F4FE" w:rsidR="00C73FF9" w:rsidRDefault="00F80500" w:rsidP="00C73FF9">
      <w:pPr>
        <w:spacing w:before="240" w:line="480" w:lineRule="auto"/>
        <w:jc w:val="both"/>
        <w:rPr>
          <w:ins w:id="225" w:author="Malgorzata Nakagawa-Lagisz" w:date="2024-07-10T10:07:00Z" w16du:dateUtc="2024-07-10T00:07:00Z"/>
          <w:rFonts w:ascii="Arial" w:hAnsi="Arial" w:cs="Arial"/>
          <w:color w:val="00B050"/>
          <w:sz w:val="24"/>
          <w:szCs w:val="24"/>
          <w:shd w:val="clear" w:color="auto" w:fill="FFFFFF"/>
        </w:rPr>
      </w:pPr>
      <w:r w:rsidRPr="00F80500">
        <w:rPr>
          <w:rFonts w:ascii="Arial" w:hAnsi="Arial" w:cs="Arial"/>
          <w:color w:val="00B050"/>
          <w:sz w:val="24"/>
          <w:szCs w:val="24"/>
          <w:shd w:val="clear" w:color="auto" w:fill="FFFFFF"/>
        </w:rPr>
        <w:t xml:space="preserve">Author Response: </w:t>
      </w:r>
      <w:ins w:id="226" w:author="Malgorzata Nakagawa-Lagisz" w:date="2024-07-10T10:07:00Z" w16du:dateUtc="2024-07-10T00:07:00Z">
        <w:r w:rsidR="00C73FF9">
          <w:rPr>
            <w:rFonts w:ascii="Arial" w:hAnsi="Arial" w:cs="Arial"/>
            <w:color w:val="00B050"/>
            <w:sz w:val="24"/>
            <w:szCs w:val="24"/>
            <w:shd w:val="clear" w:color="auto" w:fill="FFFFFF"/>
          </w:rPr>
          <w:t xml:space="preserve">As noted above, the additional file (now attached) also contains the record of </w:t>
        </w:r>
        <w:r w:rsidR="00C73FF9" w:rsidRPr="00293AA8">
          <w:rPr>
            <w:rFonts w:ascii="Arial" w:hAnsi="Arial" w:cs="Arial"/>
            <w:color w:val="00B050"/>
            <w:sz w:val="24"/>
            <w:szCs w:val="24"/>
            <w:shd w:val="clear" w:color="auto" w:fill="FFFFFF"/>
          </w:rPr>
          <w:t xml:space="preserve">the </w:t>
        </w:r>
      </w:ins>
      <w:ins w:id="227" w:author="Malgorzata Nakagawa-Lagisz" w:date="2024-07-10T10:09:00Z" w16du:dateUtc="2024-07-10T00:09:00Z">
        <w:r w:rsidR="00C73FF9">
          <w:rPr>
            <w:rFonts w:ascii="Arial" w:hAnsi="Arial" w:cs="Arial"/>
            <w:color w:val="00B050"/>
            <w:sz w:val="24"/>
            <w:szCs w:val="24"/>
            <w:shd w:val="clear" w:color="auto" w:fill="FFFFFF"/>
          </w:rPr>
          <w:t xml:space="preserve">iterative </w:t>
        </w:r>
      </w:ins>
      <w:ins w:id="228" w:author="Malgorzata Nakagawa-Lagisz" w:date="2024-07-10T10:07:00Z" w16du:dateUtc="2024-07-10T00:07:00Z">
        <w:r w:rsidR="00C73FF9" w:rsidRPr="00293AA8">
          <w:rPr>
            <w:rFonts w:ascii="Arial" w:hAnsi="Arial" w:cs="Arial"/>
            <w:color w:val="00B050"/>
            <w:sz w:val="24"/>
            <w:szCs w:val="24"/>
            <w:shd w:val="clear" w:color="auto" w:fill="FFFFFF"/>
          </w:rPr>
          <w:t xml:space="preserve">development of the search string. </w:t>
        </w:r>
        <w:r w:rsidR="00C73FF9">
          <w:rPr>
            <w:rFonts w:ascii="Arial" w:hAnsi="Arial" w:cs="Arial"/>
            <w:color w:val="00B050"/>
            <w:sz w:val="24"/>
            <w:szCs w:val="24"/>
            <w:shd w:val="clear" w:color="auto" w:fill="FFFFFF"/>
          </w:rPr>
          <w:t xml:space="preserve">Without conducting the screening of </w:t>
        </w:r>
      </w:ins>
      <w:ins w:id="229" w:author="Malgorzata Nakagawa-Lagisz" w:date="2024-07-10T10:09:00Z" w16du:dateUtc="2024-07-10T00:09:00Z">
        <w:r w:rsidR="00C73FF9">
          <w:rPr>
            <w:rFonts w:ascii="Arial" w:hAnsi="Arial" w:cs="Arial"/>
            <w:color w:val="00B050"/>
            <w:sz w:val="24"/>
            <w:szCs w:val="24"/>
            <w:shd w:val="clear" w:color="auto" w:fill="FFFFFF"/>
          </w:rPr>
          <w:t>all</w:t>
        </w:r>
      </w:ins>
      <w:ins w:id="230" w:author="Malgorzata Nakagawa-Lagisz" w:date="2024-07-10T10:07:00Z" w16du:dateUtc="2024-07-10T00:07:00Z">
        <w:r w:rsidR="00C73FF9">
          <w:rPr>
            <w:rFonts w:ascii="Arial" w:hAnsi="Arial" w:cs="Arial"/>
            <w:color w:val="00B050"/>
            <w:sz w:val="24"/>
            <w:szCs w:val="24"/>
            <w:shd w:val="clear" w:color="auto" w:fill="FFFFFF"/>
          </w:rPr>
          <w:t xml:space="preserve"> records retrieved by searches not limited to English or to </w:t>
        </w:r>
      </w:ins>
      <w:ins w:id="231" w:author="Malgorzata Nakagawa-Lagisz" w:date="2024-07-10T10:08:00Z" w16du:dateUtc="2024-07-10T00:08:00Z">
        <w:r w:rsidR="00C73FF9">
          <w:rPr>
            <w:rFonts w:ascii="Arial" w:hAnsi="Arial" w:cs="Arial"/>
            <w:color w:val="00B050"/>
            <w:sz w:val="24"/>
            <w:szCs w:val="24"/>
            <w:shd w:val="clear" w:color="auto" w:fill="FFFFFF"/>
          </w:rPr>
          <w:t>the 2010-2023 period, we are not able to determine how many more records we would include in the systematic map without imposing such limitations.</w:t>
        </w:r>
      </w:ins>
    </w:p>
    <w:p w14:paraId="52E56660" w14:textId="3DC15611" w:rsidR="008639BE" w:rsidRDefault="00F80500" w:rsidP="0016179E">
      <w:pPr>
        <w:spacing w:before="240" w:line="480" w:lineRule="auto"/>
        <w:jc w:val="both"/>
        <w:rPr>
          <w:rFonts w:ascii="Arial" w:hAnsi="Arial" w:cs="Arial"/>
          <w:color w:val="00B050"/>
          <w:sz w:val="24"/>
          <w:szCs w:val="24"/>
          <w:shd w:val="clear" w:color="auto" w:fill="FFFFFF"/>
        </w:rPr>
      </w:pPr>
      <w:del w:id="232" w:author="Malgorzata Nakagawa-Lagisz" w:date="2024-07-10T10:09:00Z" w16du:dateUtc="2024-07-10T00:09:00Z">
        <w:r w:rsidRPr="00F80500" w:rsidDel="00C73FF9">
          <w:rPr>
            <w:rFonts w:ascii="Arial" w:hAnsi="Arial" w:cs="Arial"/>
            <w:color w:val="00B050"/>
            <w:sz w:val="24"/>
            <w:szCs w:val="24"/>
            <w:shd w:val="clear" w:color="auto" w:fill="FFFFFF"/>
          </w:rPr>
          <w:lastRenderedPageBreak/>
          <w:delText>W</w:delText>
        </w:r>
        <w:r w:rsidR="00C75848" w:rsidRPr="00F80500" w:rsidDel="00C73FF9">
          <w:rPr>
            <w:rFonts w:ascii="Arial" w:hAnsi="Arial" w:cs="Arial"/>
            <w:color w:val="00B050"/>
            <w:sz w:val="24"/>
            <w:szCs w:val="24"/>
            <w:shd w:val="clear" w:color="auto" w:fill="FFFFFF"/>
          </w:rPr>
          <w:delText xml:space="preserve">e were looking at recent publications in the recent decade, and we agreed that 2010 was a good starting point. </w:delText>
        </w:r>
      </w:del>
      <w:r w:rsidR="00C75848" w:rsidRPr="00F80500">
        <w:rPr>
          <w:rFonts w:ascii="Arial" w:hAnsi="Arial" w:cs="Arial"/>
          <w:color w:val="00B050"/>
          <w:sz w:val="24"/>
          <w:szCs w:val="24"/>
          <w:shd w:val="clear" w:color="auto" w:fill="FFFFFF"/>
        </w:rPr>
        <w:t xml:space="preserve">However, we do acknowledge that there </w:t>
      </w:r>
      <w:r w:rsidRPr="00F80500">
        <w:rPr>
          <w:rFonts w:ascii="Arial" w:hAnsi="Arial" w:cs="Arial"/>
          <w:color w:val="00B050"/>
          <w:sz w:val="24"/>
          <w:szCs w:val="24"/>
          <w:shd w:val="clear" w:color="auto" w:fill="FFFFFF"/>
        </w:rPr>
        <w:t>is</w:t>
      </w:r>
      <w:r w:rsidR="00C75848" w:rsidRPr="00F80500">
        <w:rPr>
          <w:rFonts w:ascii="Arial" w:hAnsi="Arial" w:cs="Arial"/>
          <w:color w:val="00B050"/>
          <w:sz w:val="24"/>
          <w:szCs w:val="24"/>
          <w:shd w:val="clear" w:color="auto" w:fill="FFFFFF"/>
        </w:rPr>
        <w:t xml:space="preserve"> existing literature before 2010 which may be in the scope of the map if not for the timeline we have set.</w:t>
      </w:r>
      <w:r w:rsidR="00C2685C" w:rsidRPr="00F80500">
        <w:rPr>
          <w:rFonts w:ascii="Arial" w:hAnsi="Arial" w:cs="Arial"/>
          <w:color w:val="00B050"/>
          <w:sz w:val="24"/>
          <w:szCs w:val="24"/>
          <w:shd w:val="clear" w:color="auto" w:fill="FFFFFF"/>
        </w:rPr>
        <w:t xml:space="preserve"> </w:t>
      </w:r>
      <w:r w:rsidR="00FE5CC9">
        <w:rPr>
          <w:rFonts w:ascii="Arial" w:hAnsi="Arial" w:cs="Arial"/>
          <w:color w:val="00B050"/>
          <w:sz w:val="24"/>
          <w:szCs w:val="24"/>
          <w:shd w:val="clear" w:color="auto" w:fill="FFFFFF"/>
        </w:rPr>
        <w:t xml:space="preserve"> We have added a paragraph to “Limitation of the map” </w:t>
      </w:r>
      <w:ins w:id="233" w:author="Malgorzata Nakagawa-Lagisz" w:date="2024-07-10T10:09:00Z" w16du:dateUtc="2024-07-10T00:09:00Z">
        <w:r w:rsidR="00C73FF9">
          <w:rPr>
            <w:rFonts w:ascii="Arial" w:hAnsi="Arial" w:cs="Arial"/>
            <w:color w:val="00B050"/>
            <w:sz w:val="24"/>
            <w:szCs w:val="24"/>
            <w:shd w:val="clear" w:color="auto" w:fill="FFFFFF"/>
          </w:rPr>
          <w:t xml:space="preserve">section </w:t>
        </w:r>
      </w:ins>
      <w:r w:rsidR="00FE5CC9">
        <w:rPr>
          <w:rFonts w:ascii="Arial" w:hAnsi="Arial" w:cs="Arial"/>
          <w:color w:val="00B050"/>
          <w:sz w:val="24"/>
          <w:szCs w:val="24"/>
          <w:shd w:val="clear" w:color="auto" w:fill="FFFFFF"/>
        </w:rPr>
        <w:t>to describe the limitation of publication timeline in this systematic map.</w:t>
      </w:r>
      <w:ins w:id="234" w:author="Malgorzata Nakagawa-Lagisz" w:date="2024-07-10T10:09:00Z" w16du:dateUtc="2024-07-10T00:09:00Z">
        <w:r w:rsidR="00C73FF9">
          <w:rPr>
            <w:rFonts w:ascii="Arial" w:hAnsi="Arial" w:cs="Arial"/>
            <w:color w:val="00B050"/>
            <w:sz w:val="24"/>
            <w:szCs w:val="24"/>
            <w:shd w:val="clear" w:color="auto" w:fill="FFFFFF"/>
          </w:rPr>
          <w:t>, as follows</w:t>
        </w:r>
      </w:ins>
      <w:del w:id="235" w:author="Malgorzata Nakagawa-Lagisz" w:date="2024-07-10T10:09:00Z" w16du:dateUtc="2024-07-10T00:09:00Z">
        <w:r w:rsidR="00FE5CC9" w:rsidDel="00C73FF9">
          <w:rPr>
            <w:rFonts w:ascii="Arial" w:hAnsi="Arial" w:cs="Arial"/>
            <w:color w:val="00B050"/>
            <w:sz w:val="24"/>
            <w:szCs w:val="24"/>
            <w:shd w:val="clear" w:color="auto" w:fill="FFFFFF"/>
          </w:rPr>
          <w:delText xml:space="preserve"> We have added the following paragraph</w:delText>
        </w:r>
      </w:del>
      <w:r w:rsidR="00FE5CC9">
        <w:rPr>
          <w:rFonts w:ascii="Arial" w:hAnsi="Arial" w:cs="Arial"/>
          <w:color w:val="00B050"/>
          <w:sz w:val="24"/>
          <w:szCs w:val="24"/>
          <w:shd w:val="clear" w:color="auto" w:fill="FFFFFF"/>
        </w:rPr>
        <w:t>:</w:t>
      </w:r>
    </w:p>
    <w:p w14:paraId="4205176B" w14:textId="04A3AAB5" w:rsidR="00FE5CC9" w:rsidRDefault="00610174" w:rsidP="0016179E">
      <w:pPr>
        <w:spacing w:before="240" w:line="480" w:lineRule="auto"/>
        <w:jc w:val="both"/>
        <w:rPr>
          <w:rFonts w:ascii="Arial" w:hAnsi="Arial" w:cs="Arial"/>
          <w:color w:val="00B050"/>
          <w:sz w:val="24"/>
          <w:szCs w:val="24"/>
          <w:shd w:val="clear" w:color="auto" w:fill="FFFFFF"/>
        </w:rPr>
      </w:pPr>
      <w:ins w:id="236" w:author="Malgorzata Nakagawa-Lagisz" w:date="2024-07-10T10:06:00Z" w16du:dateUtc="2024-07-10T00:06:00Z">
        <w:r>
          <w:rPr>
            <w:rFonts w:ascii="Arial" w:hAnsi="Arial" w:cs="Arial"/>
            <w:color w:val="00B050"/>
            <w:sz w:val="24"/>
            <w:szCs w:val="24"/>
          </w:rPr>
          <w:t xml:space="preserve">New line numbers </w:t>
        </w:r>
        <w:del w:id="237" w:author="Man Lim Ho" w:date="2024-07-10T15:28:00Z" w16du:dateUtc="2024-07-10T05:28:00Z">
          <w:r w:rsidDel="00071A25">
            <w:rPr>
              <w:rFonts w:ascii="Arial" w:hAnsi="Arial" w:cs="Arial"/>
              <w:color w:val="00B050"/>
              <w:sz w:val="24"/>
              <w:szCs w:val="24"/>
            </w:rPr>
            <w:delText>XXX</w:delText>
          </w:r>
        </w:del>
      </w:ins>
      <w:ins w:id="238" w:author="Man Lim Ho" w:date="2024-07-10T22:31:00Z" w16du:dateUtc="2024-07-10T12:31:00Z">
        <w:r w:rsidR="005014AF">
          <w:rPr>
            <w:rFonts w:ascii="Arial" w:hAnsi="Arial" w:cs="Arial"/>
            <w:color w:val="00B050"/>
            <w:sz w:val="24"/>
            <w:szCs w:val="24"/>
          </w:rPr>
          <w:t>5</w:t>
        </w:r>
      </w:ins>
      <w:ins w:id="239" w:author="Man Lim Ho" w:date="2024-07-10T22:52:00Z" w16du:dateUtc="2024-07-10T12:52:00Z">
        <w:r w:rsidR="004A0E24">
          <w:rPr>
            <w:rFonts w:ascii="Arial" w:hAnsi="Arial" w:cs="Arial"/>
            <w:color w:val="00B050"/>
            <w:sz w:val="24"/>
            <w:szCs w:val="24"/>
          </w:rPr>
          <w:t>74</w:t>
        </w:r>
      </w:ins>
      <w:ins w:id="240" w:author="Man Lim Ho" w:date="2024-07-10T22:31:00Z" w16du:dateUtc="2024-07-10T12:31:00Z">
        <w:r w:rsidR="005014AF">
          <w:rPr>
            <w:rFonts w:ascii="Arial" w:hAnsi="Arial" w:cs="Arial"/>
            <w:color w:val="00B050"/>
            <w:sz w:val="24"/>
            <w:szCs w:val="24"/>
          </w:rPr>
          <w:t>-57</w:t>
        </w:r>
      </w:ins>
      <w:ins w:id="241" w:author="Man Lim Ho" w:date="2024-07-10T22:52:00Z" w16du:dateUtc="2024-07-10T12:52:00Z">
        <w:r w:rsidR="004A0E24">
          <w:rPr>
            <w:rFonts w:ascii="Arial" w:hAnsi="Arial" w:cs="Arial"/>
            <w:color w:val="00B050"/>
            <w:sz w:val="24"/>
            <w:szCs w:val="24"/>
          </w:rPr>
          <w:t>9</w:t>
        </w:r>
      </w:ins>
      <w:ins w:id="242" w:author="Malgorzata Nakagawa-Lagisz" w:date="2024-07-10T10:06:00Z" w16du:dateUtc="2024-07-10T00:06:00Z">
        <w:r>
          <w:rPr>
            <w:rFonts w:ascii="Arial" w:hAnsi="Arial" w:cs="Arial"/>
            <w:color w:val="00B050"/>
            <w:sz w:val="24"/>
            <w:szCs w:val="24"/>
          </w:rPr>
          <w:t xml:space="preserve">: </w:t>
        </w:r>
      </w:ins>
      <w:r w:rsidR="00FE5CC9">
        <w:rPr>
          <w:rFonts w:ascii="Arial" w:hAnsi="Arial" w:cs="Arial"/>
          <w:color w:val="00B050"/>
          <w:sz w:val="24"/>
          <w:szCs w:val="24"/>
          <w:shd w:val="clear" w:color="auto" w:fill="FFFFFF"/>
        </w:rPr>
        <w:t>“</w:t>
      </w:r>
      <w:r w:rsidR="00FE5CC9" w:rsidRPr="00FE5CC9">
        <w:rPr>
          <w:rFonts w:ascii="Arial" w:hAnsi="Arial" w:cs="Arial"/>
          <w:color w:val="00B050"/>
          <w:sz w:val="24"/>
          <w:szCs w:val="24"/>
          <w:shd w:val="clear" w:color="auto" w:fill="FFFFFF"/>
        </w:rPr>
        <w:t xml:space="preserve">Additionally, for the purpose of this systematic map, we have limited the literature to publications since 2010 and before June 2023. We acknowledge that literature regarding impact of ocean warming on subtropical and temperate coral reefs and coral systems exist, however, in this systematic map, the focus is the literature </w:t>
      </w:r>
      <w:ins w:id="243" w:author="Man Lim Ho" w:date="2024-07-10T22:31:00Z" w16du:dateUtc="2024-07-10T12:31:00Z">
        <w:r w:rsidR="00E63838" w:rsidRPr="00E63838">
          <w:rPr>
            <w:rFonts w:ascii="Arial" w:hAnsi="Arial" w:cs="Arial"/>
            <w:color w:val="00B050"/>
            <w:sz w:val="24"/>
            <w:szCs w:val="24"/>
            <w:shd w:val="clear" w:color="auto" w:fill="FFFFFF"/>
          </w:rPr>
          <w:t>produced</w:t>
        </w:r>
      </w:ins>
      <w:del w:id="244" w:author="Man Lim Ho" w:date="2024-07-10T22:31:00Z" w16du:dateUtc="2024-07-10T12:31:00Z">
        <w:r w:rsidR="00FE5CC9" w:rsidRPr="00FE5CC9" w:rsidDel="00E63838">
          <w:rPr>
            <w:rFonts w:ascii="Arial" w:hAnsi="Arial" w:cs="Arial"/>
            <w:color w:val="00B050"/>
            <w:sz w:val="24"/>
            <w:szCs w:val="24"/>
            <w:shd w:val="clear" w:color="auto" w:fill="FFFFFF"/>
          </w:rPr>
          <w:delText>available</w:delText>
        </w:r>
      </w:del>
      <w:r w:rsidR="00FE5CC9" w:rsidRPr="00FE5CC9">
        <w:rPr>
          <w:rFonts w:ascii="Arial" w:hAnsi="Arial" w:cs="Arial"/>
          <w:color w:val="00B050"/>
          <w:sz w:val="24"/>
          <w:szCs w:val="24"/>
          <w:shd w:val="clear" w:color="auto" w:fill="FFFFFF"/>
        </w:rPr>
        <w:t xml:space="preserve"> in the last decade, </w:t>
      </w:r>
      <w:del w:id="245" w:author="Malgorzata Nakagawa-Lagisz" w:date="2024-07-10T10:14:00Z" w16du:dateUtc="2024-07-10T00:14:00Z">
        <w:r w:rsidR="00FE5CC9" w:rsidRPr="00FE5CC9" w:rsidDel="00C73FF9">
          <w:rPr>
            <w:rFonts w:ascii="Arial" w:hAnsi="Arial" w:cs="Arial"/>
            <w:color w:val="00B050"/>
            <w:sz w:val="24"/>
            <w:szCs w:val="24"/>
            <w:shd w:val="clear" w:color="auto" w:fill="FFFFFF"/>
          </w:rPr>
          <w:delText>whereas results are more recent and</w:delText>
        </w:r>
      </w:del>
      <w:ins w:id="246" w:author="Malgorzata Nakagawa-Lagisz" w:date="2024-07-10T10:14:00Z" w16du:dateUtc="2024-07-10T00:14:00Z">
        <w:r w:rsidR="00C73FF9">
          <w:rPr>
            <w:rFonts w:ascii="Arial" w:hAnsi="Arial" w:cs="Arial"/>
            <w:color w:val="00B050"/>
            <w:sz w:val="24"/>
            <w:szCs w:val="24"/>
            <w:shd w:val="clear" w:color="auto" w:fill="FFFFFF"/>
          </w:rPr>
          <w:t>which is most</w:t>
        </w:r>
      </w:ins>
      <w:r w:rsidR="00FE5CC9" w:rsidRPr="00FE5CC9">
        <w:rPr>
          <w:rFonts w:ascii="Arial" w:hAnsi="Arial" w:cs="Arial"/>
          <w:color w:val="00B050"/>
          <w:sz w:val="24"/>
          <w:szCs w:val="24"/>
          <w:shd w:val="clear" w:color="auto" w:fill="FFFFFF"/>
        </w:rPr>
        <w:t xml:space="preserve"> relevant to the introduction</w:t>
      </w:r>
      <w:r w:rsidR="004A5FE2">
        <w:rPr>
          <w:rFonts w:ascii="Arial" w:hAnsi="Arial" w:cs="Arial"/>
          <w:color w:val="00B050"/>
          <w:sz w:val="24"/>
          <w:szCs w:val="24"/>
          <w:shd w:val="clear" w:color="auto" w:fill="FFFFFF"/>
        </w:rPr>
        <w:t xml:space="preserve"> and utilisation</w:t>
      </w:r>
      <w:r w:rsidR="00FE5CC9" w:rsidRPr="00FE5CC9">
        <w:rPr>
          <w:rFonts w:ascii="Arial" w:hAnsi="Arial" w:cs="Arial"/>
          <w:color w:val="00B050"/>
          <w:sz w:val="24"/>
          <w:szCs w:val="24"/>
          <w:shd w:val="clear" w:color="auto" w:fill="FFFFFF"/>
        </w:rPr>
        <w:t xml:space="preserve"> of ocean warming indicators on coral reefs, such as degree heating weeks and marine heatwaves.</w:t>
      </w:r>
      <w:del w:id="247" w:author="Malgorzata Nakagawa-Lagisz" w:date="2024-07-10T10:14:00Z" w16du:dateUtc="2024-07-10T00:14:00Z">
        <w:r w:rsidR="00FE5CC9" w:rsidRPr="00FE5CC9" w:rsidDel="00C73FF9">
          <w:rPr>
            <w:rFonts w:ascii="Arial" w:hAnsi="Arial" w:cs="Arial"/>
            <w:color w:val="00B050"/>
            <w:sz w:val="24"/>
            <w:szCs w:val="24"/>
            <w:shd w:val="clear" w:color="auto" w:fill="FFFFFF"/>
          </w:rPr>
          <w:delText xml:space="preserve"> Despite that, we believe we have captured most recent and relevant literature for the mapping of the evidence base.</w:delText>
        </w:r>
      </w:del>
      <w:r w:rsidR="00FE5CC9">
        <w:rPr>
          <w:rFonts w:ascii="Arial" w:hAnsi="Arial" w:cs="Arial"/>
          <w:color w:val="00B050"/>
          <w:sz w:val="24"/>
          <w:szCs w:val="24"/>
          <w:shd w:val="clear" w:color="auto" w:fill="FFFFFF"/>
        </w:rPr>
        <w:t>”</w:t>
      </w:r>
    </w:p>
    <w:p w14:paraId="3FF9C862" w14:textId="296B14C8" w:rsidR="00F10C70" w:rsidRPr="00673745" w:rsidRDefault="00876D31" w:rsidP="0016179E">
      <w:pPr>
        <w:spacing w:before="240" w:line="480" w:lineRule="auto"/>
        <w:jc w:val="both"/>
        <w:rPr>
          <w:rFonts w:ascii="Arial" w:hAnsi="Arial" w:cs="Arial"/>
          <w:color w:val="00B050"/>
          <w:sz w:val="24"/>
          <w:szCs w:val="24"/>
          <w:shd w:val="clear" w:color="auto" w:fill="FFFFFF"/>
        </w:rPr>
      </w:pPr>
      <w:del w:id="248" w:author="Malgorzata Nakagawa-Lagisz" w:date="2024-07-10T10:15:00Z" w16du:dateUtc="2024-07-10T00:15:00Z">
        <w:r w:rsidRPr="00293AA8" w:rsidDel="00C73FF9">
          <w:rPr>
            <w:rFonts w:ascii="Arial" w:hAnsi="Arial" w:cs="Arial"/>
            <w:color w:val="00B050"/>
            <w:sz w:val="24"/>
            <w:szCs w:val="24"/>
            <w:shd w:val="clear" w:color="auto" w:fill="FFFFFF"/>
          </w:rPr>
          <w:delText xml:space="preserve">We have included the detail of the search string development process in additional file </w:delText>
        </w:r>
        <w:r w:rsidR="00293AA8" w:rsidRPr="00293AA8" w:rsidDel="00C73FF9">
          <w:rPr>
            <w:rFonts w:ascii="Arial" w:hAnsi="Arial" w:cs="Arial"/>
            <w:color w:val="00B050"/>
            <w:sz w:val="24"/>
            <w:szCs w:val="24"/>
            <w:shd w:val="clear" w:color="auto" w:fill="FFFFFF"/>
          </w:rPr>
          <w:delText>1</w:delText>
        </w:r>
        <w:r w:rsidRPr="00293AA8" w:rsidDel="00C73FF9">
          <w:rPr>
            <w:rFonts w:ascii="Arial" w:hAnsi="Arial" w:cs="Arial"/>
            <w:color w:val="00B050"/>
            <w:sz w:val="24"/>
            <w:szCs w:val="24"/>
            <w:shd w:val="clear" w:color="auto" w:fill="FFFFFF"/>
          </w:rPr>
          <w:delText>.</w:delText>
        </w:r>
      </w:del>
      <w:r w:rsidR="00072883" w:rsidRPr="000F6FA7">
        <w:rPr>
          <w:rFonts w:ascii="Arial" w:hAnsi="Arial" w:cs="Arial"/>
          <w:color w:val="FF0000"/>
          <w:sz w:val="24"/>
          <w:szCs w:val="24"/>
        </w:rPr>
        <w:br/>
      </w:r>
      <w:r w:rsidR="00072883" w:rsidRPr="00072883">
        <w:rPr>
          <w:rFonts w:ascii="Arial" w:hAnsi="Arial" w:cs="Arial"/>
          <w:color w:val="000033"/>
          <w:sz w:val="24"/>
          <w:szCs w:val="24"/>
        </w:rPr>
        <w:br/>
      </w:r>
      <w:r w:rsidR="00072883" w:rsidRPr="00072883">
        <w:rPr>
          <w:rFonts w:ascii="Arial" w:hAnsi="Arial" w:cs="Arial"/>
          <w:color w:val="000033"/>
          <w:sz w:val="24"/>
          <w:szCs w:val="24"/>
          <w:shd w:val="clear" w:color="auto" w:fill="FFFFFF"/>
        </w:rPr>
        <w:t>7. the mapping methods are adequate and appropriate to address the question in a sufficiently rigorous way.</w:t>
      </w:r>
    </w:p>
    <w:p w14:paraId="1FF71E10" w14:textId="77777777" w:rsidR="0001343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The map report contains a detailed presentation of the coded information in the form of figures and tables, but the identification of knowledge gaps and knowledge clusters is not clearly presented in a distinct section. The authors could also use heatmaps to visualise these knowledge gaps/clusters. The data coding methods were also very </w:t>
      </w:r>
      <w:r w:rsidRPr="00072883">
        <w:rPr>
          <w:rFonts w:ascii="Arial" w:hAnsi="Arial" w:cs="Arial"/>
          <w:color w:val="000033"/>
          <w:sz w:val="24"/>
          <w:szCs w:val="24"/>
          <w:shd w:val="clear" w:color="auto" w:fill="FFFFFF"/>
        </w:rPr>
        <w:lastRenderedPageBreak/>
        <w:t>succinct, and I could not find the additional file 2 which I assume was the coding book. It was therefore impossible to understand exactly how the articles were coded.</w:t>
      </w:r>
    </w:p>
    <w:p w14:paraId="4473FB48" w14:textId="33BB99F0" w:rsidR="00624428" w:rsidRDefault="00013431" w:rsidP="0016179E">
      <w:pPr>
        <w:spacing w:before="240" w:line="480" w:lineRule="auto"/>
        <w:jc w:val="both"/>
        <w:rPr>
          <w:ins w:id="249" w:author="Malgorzata Nakagawa-Lagisz" w:date="2024-07-10T10:21:00Z" w16du:dateUtc="2024-07-10T00:21:00Z"/>
          <w:rFonts w:ascii="Arial" w:hAnsi="Arial" w:cs="Arial"/>
          <w:color w:val="00B050"/>
          <w:sz w:val="24"/>
          <w:szCs w:val="24"/>
          <w:shd w:val="clear" w:color="auto" w:fill="FFFFFF"/>
        </w:rPr>
      </w:pPr>
      <w:r w:rsidRPr="00286ECA">
        <w:rPr>
          <w:rFonts w:ascii="Arial" w:hAnsi="Arial" w:cs="Arial"/>
          <w:color w:val="00B050"/>
          <w:sz w:val="24"/>
          <w:szCs w:val="24"/>
          <w:shd w:val="clear" w:color="auto" w:fill="FFFFFF"/>
        </w:rPr>
        <w:t>Author Response</w:t>
      </w:r>
      <w:r w:rsidR="00F1119A" w:rsidRPr="00286ECA">
        <w:rPr>
          <w:rFonts w:ascii="Arial" w:hAnsi="Arial" w:cs="Arial"/>
          <w:color w:val="00B050"/>
          <w:sz w:val="24"/>
          <w:szCs w:val="24"/>
          <w:shd w:val="clear" w:color="auto" w:fill="FFFFFF"/>
        </w:rPr>
        <w:t xml:space="preserve">: </w:t>
      </w:r>
      <w:del w:id="250" w:author="Malgorzata Nakagawa-Lagisz" w:date="2024-07-10T10:20:00Z" w16du:dateUtc="2024-07-10T00:20:00Z">
        <w:r w:rsidR="00F1119A" w:rsidRPr="00286ECA" w:rsidDel="00624428">
          <w:rPr>
            <w:rFonts w:ascii="Arial" w:hAnsi="Arial" w:cs="Arial"/>
            <w:color w:val="00B050"/>
            <w:sz w:val="24"/>
            <w:szCs w:val="24"/>
            <w:shd w:val="clear" w:color="auto" w:fill="FFFFFF"/>
          </w:rPr>
          <w:delText>We have reupload</w:delText>
        </w:r>
        <w:r w:rsidR="00B64713" w:rsidRPr="00286ECA" w:rsidDel="00624428">
          <w:rPr>
            <w:rFonts w:ascii="Arial" w:hAnsi="Arial" w:cs="Arial"/>
            <w:color w:val="00B050"/>
            <w:sz w:val="24"/>
            <w:szCs w:val="24"/>
            <w:shd w:val="clear" w:color="auto" w:fill="FFFFFF"/>
          </w:rPr>
          <w:delText>ed</w:delText>
        </w:r>
        <w:r w:rsidR="00F1119A" w:rsidRPr="00286ECA" w:rsidDel="00624428">
          <w:rPr>
            <w:rFonts w:ascii="Arial" w:hAnsi="Arial" w:cs="Arial"/>
            <w:color w:val="00B050"/>
            <w:sz w:val="24"/>
            <w:szCs w:val="24"/>
            <w:shd w:val="clear" w:color="auto" w:fill="FFFFFF"/>
          </w:rPr>
          <w:delText xml:space="preserve"> the additional </w:delText>
        </w:r>
        <w:commentRangeStart w:id="251"/>
        <w:r w:rsidR="00F1119A" w:rsidRPr="00286ECA" w:rsidDel="00624428">
          <w:rPr>
            <w:rFonts w:ascii="Arial" w:hAnsi="Arial" w:cs="Arial"/>
            <w:color w:val="00B050"/>
            <w:sz w:val="24"/>
            <w:szCs w:val="24"/>
            <w:shd w:val="clear" w:color="auto" w:fill="FFFFFF"/>
          </w:rPr>
          <w:delText xml:space="preserve">files to GitHub </w:delText>
        </w:r>
        <w:commentRangeEnd w:id="251"/>
        <w:r w:rsidR="00C73FF9" w:rsidDel="00624428">
          <w:rPr>
            <w:rStyle w:val="CommentReference"/>
          </w:rPr>
          <w:commentReference w:id="251"/>
        </w:r>
        <w:r w:rsidR="00F1119A" w:rsidRPr="00286ECA" w:rsidDel="00624428">
          <w:rPr>
            <w:rFonts w:ascii="Arial" w:hAnsi="Arial" w:cs="Arial"/>
            <w:color w:val="00B050"/>
            <w:sz w:val="24"/>
            <w:szCs w:val="24"/>
            <w:shd w:val="clear" w:color="auto" w:fill="FFFFFF"/>
          </w:rPr>
          <w:delText xml:space="preserve">for </w:delText>
        </w:r>
        <w:r w:rsidR="00B64713" w:rsidRPr="00286ECA" w:rsidDel="00624428">
          <w:rPr>
            <w:rFonts w:ascii="Arial" w:hAnsi="Arial" w:cs="Arial"/>
            <w:color w:val="00B050"/>
            <w:sz w:val="24"/>
            <w:szCs w:val="24"/>
            <w:shd w:val="clear" w:color="auto" w:fill="FFFFFF"/>
          </w:rPr>
          <w:delText xml:space="preserve">data coding. </w:delText>
        </w:r>
      </w:del>
      <w:r w:rsidR="00B64713" w:rsidRPr="00286ECA">
        <w:rPr>
          <w:rFonts w:ascii="Arial" w:hAnsi="Arial" w:cs="Arial"/>
          <w:color w:val="00B050"/>
          <w:sz w:val="24"/>
          <w:szCs w:val="24"/>
          <w:shd w:val="clear" w:color="auto" w:fill="FFFFFF"/>
        </w:rPr>
        <w:t>We apologise for missing out on the additional files previously</w:t>
      </w:r>
      <w:r w:rsidR="00D06D4E" w:rsidRPr="00286ECA">
        <w:rPr>
          <w:rFonts w:ascii="Arial" w:hAnsi="Arial" w:cs="Arial"/>
          <w:color w:val="00B050"/>
          <w:sz w:val="24"/>
          <w:szCs w:val="24"/>
          <w:shd w:val="clear" w:color="auto" w:fill="FFFFFF"/>
        </w:rPr>
        <w:t xml:space="preserve">. </w:t>
      </w:r>
      <w:ins w:id="252" w:author="Malgorzata Nakagawa-Lagisz" w:date="2024-07-10T10:20:00Z" w16du:dateUtc="2024-07-10T00:20:00Z">
        <w:r w:rsidR="00624428" w:rsidRPr="00286ECA">
          <w:rPr>
            <w:rFonts w:ascii="Arial" w:hAnsi="Arial" w:cs="Arial"/>
            <w:color w:val="00B050"/>
            <w:sz w:val="24"/>
            <w:szCs w:val="24"/>
            <w:shd w:val="clear" w:color="auto" w:fill="FFFFFF"/>
          </w:rPr>
          <w:t>We have re</w:t>
        </w:r>
        <w:del w:id="253" w:author="Man Lim Ho" w:date="2024-07-10T15:29:00Z" w16du:dateUtc="2024-07-10T05:29:00Z">
          <w:r w:rsidR="00624428" w:rsidRPr="00286ECA" w:rsidDel="00071A25">
            <w:rPr>
              <w:rFonts w:ascii="Arial" w:hAnsi="Arial" w:cs="Arial"/>
              <w:color w:val="00B050"/>
              <w:sz w:val="24"/>
              <w:szCs w:val="24"/>
              <w:shd w:val="clear" w:color="auto" w:fill="FFFFFF"/>
            </w:rPr>
            <w:delText>upload</w:delText>
          </w:r>
        </w:del>
      </w:ins>
      <w:ins w:id="254" w:author="Man Lim Ho" w:date="2024-07-10T15:29:00Z" w16du:dateUtc="2024-07-10T05:29:00Z">
        <w:r w:rsidR="00071A25">
          <w:rPr>
            <w:rFonts w:ascii="Arial" w:hAnsi="Arial" w:cs="Arial"/>
            <w:color w:val="00B050"/>
            <w:sz w:val="24"/>
            <w:szCs w:val="24"/>
            <w:shd w:val="clear" w:color="auto" w:fill="FFFFFF"/>
          </w:rPr>
          <w:t>submitt</w:t>
        </w:r>
      </w:ins>
      <w:ins w:id="255" w:author="Malgorzata Nakagawa-Lagisz" w:date="2024-07-10T10:20:00Z" w16du:dateUtc="2024-07-10T00:20:00Z">
        <w:r w:rsidR="00624428" w:rsidRPr="00286ECA">
          <w:rPr>
            <w:rFonts w:ascii="Arial" w:hAnsi="Arial" w:cs="Arial"/>
            <w:color w:val="00B050"/>
            <w:sz w:val="24"/>
            <w:szCs w:val="24"/>
            <w:shd w:val="clear" w:color="auto" w:fill="FFFFFF"/>
          </w:rPr>
          <w:t xml:space="preserve">ed </w:t>
        </w:r>
        <w:r w:rsidR="00624428">
          <w:rPr>
            <w:rFonts w:ascii="Arial" w:hAnsi="Arial" w:cs="Arial"/>
            <w:color w:val="00B050"/>
            <w:sz w:val="24"/>
            <w:szCs w:val="24"/>
            <w:shd w:val="clear" w:color="auto" w:fill="FFFFFF"/>
          </w:rPr>
          <w:t xml:space="preserve">all </w:t>
        </w:r>
        <w:r w:rsidR="00624428" w:rsidRPr="00286ECA">
          <w:rPr>
            <w:rFonts w:ascii="Arial" w:hAnsi="Arial" w:cs="Arial"/>
            <w:color w:val="00B050"/>
            <w:sz w:val="24"/>
            <w:szCs w:val="24"/>
            <w:shd w:val="clear" w:color="auto" w:fill="FFFFFF"/>
          </w:rPr>
          <w:t xml:space="preserve">the additional </w:t>
        </w:r>
        <w:commentRangeStart w:id="256"/>
        <w:commentRangeStart w:id="257"/>
        <w:r w:rsidR="00624428" w:rsidRPr="00286ECA">
          <w:rPr>
            <w:rFonts w:ascii="Arial" w:hAnsi="Arial" w:cs="Arial"/>
            <w:color w:val="00B050"/>
            <w:sz w:val="24"/>
            <w:szCs w:val="24"/>
            <w:shd w:val="clear" w:color="auto" w:fill="FFFFFF"/>
          </w:rPr>
          <w:t xml:space="preserve">files </w:t>
        </w:r>
        <w:del w:id="258" w:author="Man Lim Ho" w:date="2024-07-10T15:28:00Z" w16du:dateUtc="2024-07-10T05:28:00Z">
          <w:r w:rsidR="00624428" w:rsidRPr="00286ECA" w:rsidDel="00071A25">
            <w:rPr>
              <w:rFonts w:ascii="Arial" w:hAnsi="Arial" w:cs="Arial"/>
              <w:color w:val="00B050"/>
              <w:sz w:val="24"/>
              <w:szCs w:val="24"/>
              <w:shd w:val="clear" w:color="auto" w:fill="FFFFFF"/>
            </w:rPr>
            <w:delText>to GitHub</w:delText>
          </w:r>
        </w:del>
      </w:ins>
      <w:ins w:id="259" w:author="Man Lim Ho" w:date="2024-07-10T15:28:00Z" w16du:dateUtc="2024-07-10T05:28:00Z">
        <w:r w:rsidR="00071A25">
          <w:rPr>
            <w:rFonts w:ascii="Arial" w:hAnsi="Arial" w:cs="Arial"/>
            <w:color w:val="00B050"/>
            <w:sz w:val="24"/>
            <w:szCs w:val="24"/>
            <w:shd w:val="clear" w:color="auto" w:fill="FFFFFF"/>
          </w:rPr>
          <w:t>along with the revised manuscript</w:t>
        </w:r>
      </w:ins>
      <w:ins w:id="260" w:author="Malgorzata Nakagawa-Lagisz" w:date="2024-07-10T10:20:00Z" w16du:dateUtc="2024-07-10T00:20:00Z">
        <w:del w:id="261" w:author="Man Lim Ho" w:date="2024-07-10T15:29:00Z" w16du:dateUtc="2024-07-10T05:29:00Z">
          <w:r w:rsidR="00624428" w:rsidRPr="00286ECA" w:rsidDel="00071A25">
            <w:rPr>
              <w:rFonts w:ascii="Arial" w:hAnsi="Arial" w:cs="Arial"/>
              <w:color w:val="00B050"/>
              <w:sz w:val="24"/>
              <w:szCs w:val="24"/>
              <w:shd w:val="clear" w:color="auto" w:fill="FFFFFF"/>
            </w:rPr>
            <w:delText xml:space="preserve"> </w:delText>
          </w:r>
        </w:del>
        <w:commentRangeEnd w:id="256"/>
        <w:r w:rsidR="00624428">
          <w:rPr>
            <w:rStyle w:val="CommentReference"/>
          </w:rPr>
          <w:commentReference w:id="256"/>
        </w:r>
      </w:ins>
      <w:commentRangeEnd w:id="257"/>
      <w:r w:rsidR="00071A25">
        <w:rPr>
          <w:rStyle w:val="CommentReference"/>
        </w:rPr>
        <w:commentReference w:id="257"/>
      </w:r>
      <w:ins w:id="262" w:author="Malgorzata Nakagawa-Lagisz" w:date="2024-07-10T10:20:00Z" w16du:dateUtc="2024-07-10T00:20:00Z">
        <w:r w:rsidR="00624428" w:rsidRPr="00286ECA">
          <w:rPr>
            <w:rFonts w:ascii="Arial" w:hAnsi="Arial" w:cs="Arial"/>
            <w:color w:val="00B050"/>
            <w:sz w:val="24"/>
            <w:szCs w:val="24"/>
            <w:shd w:val="clear" w:color="auto" w:fill="FFFFFF"/>
          </w:rPr>
          <w:t xml:space="preserve">. </w:t>
        </w:r>
      </w:ins>
      <w:r w:rsidR="00D06D4E" w:rsidRPr="00286ECA">
        <w:rPr>
          <w:rFonts w:ascii="Arial" w:hAnsi="Arial" w:cs="Arial"/>
          <w:color w:val="00B050"/>
          <w:sz w:val="24"/>
          <w:szCs w:val="24"/>
          <w:shd w:val="clear" w:color="auto" w:fill="FFFFFF"/>
        </w:rPr>
        <w:t xml:space="preserve">We have also created a heatmap to </w:t>
      </w:r>
      <w:r w:rsidR="006B22E8" w:rsidRPr="00286ECA">
        <w:rPr>
          <w:rFonts w:ascii="Arial" w:hAnsi="Arial" w:cs="Arial"/>
          <w:color w:val="00B050"/>
          <w:sz w:val="24"/>
          <w:szCs w:val="24"/>
          <w:shd w:val="clear" w:color="auto" w:fill="FFFFFF"/>
        </w:rPr>
        <w:t>represent the knowledge cluster</w:t>
      </w:r>
      <w:ins w:id="263" w:author="Malgorzata Nakagawa-Lagisz" w:date="2024-07-10T10:20:00Z" w16du:dateUtc="2024-07-10T00:20:00Z">
        <w:r w:rsidR="00624428">
          <w:rPr>
            <w:rFonts w:ascii="Arial" w:hAnsi="Arial" w:cs="Arial"/>
            <w:color w:val="00B050"/>
            <w:sz w:val="24"/>
            <w:szCs w:val="24"/>
            <w:shd w:val="clear" w:color="auto" w:fill="FFFFFF"/>
          </w:rPr>
          <w:t>s</w:t>
        </w:r>
      </w:ins>
      <w:r w:rsidR="006B22E8" w:rsidRPr="00286ECA">
        <w:rPr>
          <w:rFonts w:ascii="Arial" w:hAnsi="Arial" w:cs="Arial"/>
          <w:color w:val="00B050"/>
          <w:sz w:val="24"/>
          <w:szCs w:val="24"/>
          <w:shd w:val="clear" w:color="auto" w:fill="FFFFFF"/>
        </w:rPr>
        <w:t xml:space="preserve"> based on the categories of </w:t>
      </w:r>
      <w:r w:rsidR="00C17A57" w:rsidRPr="00286ECA">
        <w:rPr>
          <w:rFonts w:ascii="Arial" w:hAnsi="Arial" w:cs="Arial"/>
          <w:color w:val="00B050"/>
          <w:sz w:val="24"/>
          <w:szCs w:val="24"/>
          <w:shd w:val="clear" w:color="auto" w:fill="FFFFFF"/>
        </w:rPr>
        <w:t>outcome or prediction by ecoregion</w:t>
      </w:r>
      <w:ins w:id="264" w:author="Malgorzata Nakagawa-Lagisz" w:date="2024-07-10T10:21:00Z" w16du:dateUtc="2024-07-10T00:21:00Z">
        <w:r w:rsidR="00624428">
          <w:rPr>
            <w:rFonts w:ascii="Arial" w:hAnsi="Arial" w:cs="Arial"/>
            <w:color w:val="00B050"/>
            <w:sz w:val="24"/>
            <w:szCs w:val="24"/>
            <w:shd w:val="clear" w:color="auto" w:fill="FFFFFF"/>
          </w:rPr>
          <w:t xml:space="preserve"> (new Figure </w:t>
        </w:r>
        <w:del w:id="265" w:author="Man Lim Ho" w:date="2024-07-10T15:29:00Z" w16du:dateUtc="2024-07-10T05:29:00Z">
          <w:r w:rsidR="00624428" w:rsidDel="0057507A">
            <w:rPr>
              <w:rFonts w:ascii="Arial" w:hAnsi="Arial" w:cs="Arial"/>
              <w:color w:val="00B050"/>
              <w:sz w:val="24"/>
              <w:szCs w:val="24"/>
              <w:shd w:val="clear" w:color="auto" w:fill="FFFFFF"/>
            </w:rPr>
            <w:delText>XX</w:delText>
          </w:r>
        </w:del>
      </w:ins>
      <w:ins w:id="266" w:author="Man Lim Ho" w:date="2024-07-10T15:29:00Z" w16du:dateUtc="2024-07-10T05:29:00Z">
        <w:r w:rsidR="0057507A">
          <w:rPr>
            <w:rFonts w:ascii="Arial" w:hAnsi="Arial" w:cs="Arial"/>
            <w:color w:val="00B050"/>
            <w:sz w:val="24"/>
            <w:szCs w:val="24"/>
            <w:shd w:val="clear" w:color="auto" w:fill="FFFFFF"/>
          </w:rPr>
          <w:t>15</w:t>
        </w:r>
      </w:ins>
      <w:ins w:id="267" w:author="Malgorzata Nakagawa-Lagisz" w:date="2024-07-10T10:21:00Z" w16du:dateUtc="2024-07-10T00:21:00Z">
        <w:r w:rsidR="00624428">
          <w:rPr>
            <w:rFonts w:ascii="Arial" w:hAnsi="Arial" w:cs="Arial"/>
            <w:color w:val="00B050"/>
            <w:sz w:val="24"/>
            <w:szCs w:val="24"/>
            <w:shd w:val="clear" w:color="auto" w:fill="FFFFFF"/>
          </w:rPr>
          <w:t>)</w:t>
        </w:r>
      </w:ins>
      <w:r w:rsidR="00C17A57" w:rsidRPr="00286ECA">
        <w:rPr>
          <w:rFonts w:ascii="Arial" w:hAnsi="Arial" w:cs="Arial"/>
          <w:color w:val="00B050"/>
          <w:sz w:val="24"/>
          <w:szCs w:val="24"/>
          <w:shd w:val="clear" w:color="auto" w:fill="FFFFFF"/>
        </w:rPr>
        <w:t>.</w:t>
      </w:r>
      <w:r w:rsidR="00D11F75" w:rsidRPr="00286ECA">
        <w:rPr>
          <w:rFonts w:ascii="Arial" w:hAnsi="Arial" w:cs="Arial"/>
          <w:color w:val="00B050"/>
          <w:sz w:val="24"/>
          <w:szCs w:val="24"/>
          <w:shd w:val="clear" w:color="auto" w:fill="FFFFFF"/>
        </w:rPr>
        <w:t xml:space="preserve"> The following </w:t>
      </w:r>
      <w:ins w:id="268" w:author="Malgorzata Nakagawa-Lagisz" w:date="2024-07-10T10:20:00Z" w16du:dateUtc="2024-07-10T00:20:00Z">
        <w:r w:rsidR="00624428">
          <w:rPr>
            <w:rFonts w:ascii="Arial" w:hAnsi="Arial" w:cs="Arial"/>
            <w:color w:val="00B050"/>
            <w:sz w:val="24"/>
            <w:szCs w:val="24"/>
            <w:shd w:val="clear" w:color="auto" w:fill="FFFFFF"/>
          </w:rPr>
          <w:t xml:space="preserve">text </w:t>
        </w:r>
      </w:ins>
      <w:r w:rsidR="00D11F75" w:rsidRPr="00286ECA">
        <w:rPr>
          <w:rFonts w:ascii="Arial" w:hAnsi="Arial" w:cs="Arial"/>
          <w:color w:val="00B050"/>
          <w:sz w:val="24"/>
          <w:szCs w:val="24"/>
          <w:shd w:val="clear" w:color="auto" w:fill="FFFFFF"/>
        </w:rPr>
        <w:t xml:space="preserve">has been added to the manuscript </w:t>
      </w:r>
      <w:ins w:id="269" w:author="Malgorzata Nakagawa-Lagisz" w:date="2024-07-10T10:21:00Z" w16du:dateUtc="2024-07-10T00:21:00Z">
        <w:r w:rsidR="00624428">
          <w:rPr>
            <w:rFonts w:ascii="Arial" w:hAnsi="Arial" w:cs="Arial"/>
            <w:color w:val="00B050"/>
            <w:sz w:val="24"/>
            <w:szCs w:val="24"/>
            <w:shd w:val="clear" w:color="auto" w:fill="FFFFFF"/>
          </w:rPr>
          <w:t xml:space="preserve">to introduce </w:t>
        </w:r>
      </w:ins>
      <w:del w:id="270" w:author="Malgorzata Nakagawa-Lagisz" w:date="2024-07-10T10:21:00Z" w16du:dateUtc="2024-07-10T00:21:00Z">
        <w:r w:rsidR="00D11F75" w:rsidRPr="00286ECA" w:rsidDel="00624428">
          <w:rPr>
            <w:rFonts w:ascii="Arial" w:hAnsi="Arial" w:cs="Arial"/>
            <w:color w:val="00B050"/>
            <w:sz w:val="24"/>
            <w:szCs w:val="24"/>
            <w:shd w:val="clear" w:color="auto" w:fill="FFFFFF"/>
          </w:rPr>
          <w:delText xml:space="preserve">for </w:delText>
        </w:r>
      </w:del>
      <w:r w:rsidR="00D11F75" w:rsidRPr="00286ECA">
        <w:rPr>
          <w:rFonts w:ascii="Arial" w:hAnsi="Arial" w:cs="Arial"/>
          <w:color w:val="00B050"/>
          <w:sz w:val="24"/>
          <w:szCs w:val="24"/>
          <w:shd w:val="clear" w:color="auto" w:fill="FFFFFF"/>
        </w:rPr>
        <w:t>the analysis of knowledge cluster</w:t>
      </w:r>
      <w:ins w:id="271" w:author="Malgorzata Nakagawa-Lagisz" w:date="2024-07-10T10:21:00Z" w16du:dateUtc="2024-07-10T00:21:00Z">
        <w:r w:rsidR="00624428">
          <w:rPr>
            <w:rFonts w:ascii="Arial" w:hAnsi="Arial" w:cs="Arial"/>
            <w:color w:val="00B050"/>
            <w:sz w:val="24"/>
            <w:szCs w:val="24"/>
            <w:shd w:val="clear" w:color="auto" w:fill="FFFFFF"/>
          </w:rPr>
          <w:t>s:</w:t>
        </w:r>
      </w:ins>
    </w:p>
    <w:p w14:paraId="6D2843DF" w14:textId="7B6C9CD2" w:rsidR="00F1119A" w:rsidRPr="00286ECA" w:rsidRDefault="00624428" w:rsidP="0016179E">
      <w:pPr>
        <w:spacing w:before="240" w:line="480" w:lineRule="auto"/>
        <w:jc w:val="both"/>
        <w:rPr>
          <w:rFonts w:ascii="Arial" w:hAnsi="Arial" w:cs="Arial"/>
          <w:color w:val="00B050"/>
          <w:sz w:val="24"/>
          <w:szCs w:val="24"/>
          <w:shd w:val="clear" w:color="auto" w:fill="FFFFFF"/>
        </w:rPr>
      </w:pPr>
      <w:ins w:id="272" w:author="Malgorzata Nakagawa-Lagisz" w:date="2024-07-10T10:21:00Z" w16du:dateUtc="2024-07-10T00:21:00Z">
        <w:r>
          <w:rPr>
            <w:rFonts w:ascii="Arial" w:hAnsi="Arial" w:cs="Arial"/>
            <w:color w:val="00B050"/>
            <w:sz w:val="24"/>
            <w:szCs w:val="24"/>
          </w:rPr>
          <w:t xml:space="preserve">New line numbers </w:t>
        </w:r>
        <w:del w:id="273" w:author="Man Lim Ho" w:date="2024-07-10T15:31:00Z" w16du:dateUtc="2024-07-10T05:31:00Z">
          <w:r w:rsidDel="006E37E9">
            <w:rPr>
              <w:rFonts w:ascii="Arial" w:hAnsi="Arial" w:cs="Arial"/>
              <w:color w:val="00B050"/>
              <w:sz w:val="24"/>
              <w:szCs w:val="24"/>
            </w:rPr>
            <w:delText>XXX</w:delText>
          </w:r>
        </w:del>
      </w:ins>
      <w:ins w:id="274" w:author="Man Lim Ho" w:date="2024-07-10T22:33:00Z" w16du:dateUtc="2024-07-10T12:33:00Z">
        <w:r w:rsidR="00CA6FB9">
          <w:rPr>
            <w:rFonts w:ascii="Arial" w:hAnsi="Arial" w:cs="Arial"/>
            <w:color w:val="00B050"/>
            <w:sz w:val="24"/>
            <w:szCs w:val="24"/>
          </w:rPr>
          <w:t>53</w:t>
        </w:r>
      </w:ins>
      <w:ins w:id="275" w:author="Man Lim Ho" w:date="2024-07-10T22:52:00Z" w16du:dateUtc="2024-07-10T12:52:00Z">
        <w:r w:rsidR="007270A4">
          <w:rPr>
            <w:rFonts w:ascii="Arial" w:hAnsi="Arial" w:cs="Arial"/>
            <w:color w:val="00B050"/>
            <w:sz w:val="24"/>
            <w:szCs w:val="24"/>
          </w:rPr>
          <w:t>6</w:t>
        </w:r>
      </w:ins>
      <w:ins w:id="276" w:author="Man Lim Ho" w:date="2024-07-10T22:33:00Z" w16du:dateUtc="2024-07-10T12:33:00Z">
        <w:r w:rsidR="00CA6FB9">
          <w:rPr>
            <w:rFonts w:ascii="Arial" w:hAnsi="Arial" w:cs="Arial"/>
            <w:color w:val="00B050"/>
            <w:sz w:val="24"/>
            <w:szCs w:val="24"/>
          </w:rPr>
          <w:t>-5</w:t>
        </w:r>
      </w:ins>
      <w:ins w:id="277" w:author="Man Lim Ho" w:date="2024-07-10T22:52:00Z" w16du:dateUtc="2024-07-10T12:52:00Z">
        <w:r w:rsidR="007270A4">
          <w:rPr>
            <w:rFonts w:ascii="Arial" w:hAnsi="Arial" w:cs="Arial"/>
            <w:color w:val="00B050"/>
            <w:sz w:val="24"/>
            <w:szCs w:val="24"/>
          </w:rPr>
          <w:t>43</w:t>
        </w:r>
      </w:ins>
      <w:ins w:id="278" w:author="Malgorzata Nakagawa-Lagisz" w:date="2024-07-10T10:21:00Z" w16du:dateUtc="2024-07-10T00:21:00Z">
        <w:r>
          <w:rPr>
            <w:rFonts w:ascii="Arial" w:hAnsi="Arial" w:cs="Arial"/>
            <w:color w:val="00B050"/>
            <w:sz w:val="24"/>
            <w:szCs w:val="24"/>
          </w:rPr>
          <w:t xml:space="preserve">: </w:t>
        </w:r>
      </w:ins>
      <w:del w:id="279" w:author="Malgorzata Nakagawa-Lagisz" w:date="2024-07-10T10:21:00Z" w16du:dateUtc="2024-07-10T00:21:00Z">
        <w:r w:rsidR="00D11F75" w:rsidRPr="00286ECA" w:rsidDel="00624428">
          <w:rPr>
            <w:rFonts w:ascii="Arial" w:hAnsi="Arial" w:cs="Arial"/>
            <w:color w:val="00B050"/>
            <w:sz w:val="24"/>
            <w:szCs w:val="24"/>
            <w:shd w:val="clear" w:color="auto" w:fill="FFFFFF"/>
          </w:rPr>
          <w:delText xml:space="preserve"> heatmap </w:delText>
        </w:r>
      </w:del>
      <w:r w:rsidR="00D11F75" w:rsidRPr="00286ECA">
        <w:rPr>
          <w:rFonts w:ascii="Arial" w:hAnsi="Arial" w:cs="Arial"/>
          <w:color w:val="00B050"/>
          <w:sz w:val="24"/>
          <w:szCs w:val="24"/>
          <w:shd w:val="clear" w:color="auto" w:fill="FFFFFF"/>
        </w:rPr>
        <w:t>“</w:t>
      </w:r>
      <w:r w:rsidR="00EB1E0B" w:rsidRPr="00286ECA">
        <w:rPr>
          <w:rFonts w:ascii="Arial" w:hAnsi="Arial" w:cs="Arial"/>
          <w:color w:val="00B050"/>
          <w:sz w:val="24"/>
          <w:szCs w:val="24"/>
          <w:shd w:val="clear" w:color="auto" w:fill="FFFFFF"/>
        </w:rPr>
        <w:t xml:space="preserve">A heatmap (Figure </w:t>
      </w:r>
      <w:del w:id="280" w:author="Man Lim Ho" w:date="2024-07-10T15:31:00Z" w16du:dateUtc="2024-07-10T05:31:00Z">
        <w:r w:rsidR="00EB1E0B" w:rsidRPr="00DA70A3" w:rsidDel="006E37E9">
          <w:rPr>
            <w:rFonts w:ascii="Arial" w:hAnsi="Arial" w:cs="Arial"/>
            <w:color w:val="00B050"/>
            <w:sz w:val="24"/>
            <w:szCs w:val="24"/>
            <w:shd w:val="clear" w:color="auto" w:fill="FFFFFF"/>
            <w:rPrChange w:id="281" w:author="Man Lim Ho" w:date="2024-07-10T22:32:00Z" w16du:dateUtc="2024-07-10T12:32:00Z">
              <w:rPr>
                <w:rFonts w:ascii="Arial" w:hAnsi="Arial" w:cs="Arial"/>
                <w:color w:val="E97132" w:themeColor="accent2"/>
                <w:sz w:val="24"/>
                <w:szCs w:val="24"/>
                <w:shd w:val="clear" w:color="auto" w:fill="FFFFFF"/>
              </w:rPr>
            </w:rPrChange>
          </w:rPr>
          <w:delText>XX</w:delText>
        </w:r>
      </w:del>
      <w:ins w:id="282" w:author="Man Lim Ho" w:date="2024-07-10T15:31:00Z" w16du:dateUtc="2024-07-10T05:31:00Z">
        <w:r w:rsidR="006E37E9" w:rsidRPr="00DA70A3">
          <w:rPr>
            <w:rFonts w:ascii="Arial" w:hAnsi="Arial" w:cs="Arial"/>
            <w:color w:val="00B050"/>
            <w:sz w:val="24"/>
            <w:szCs w:val="24"/>
            <w:shd w:val="clear" w:color="auto" w:fill="FFFFFF"/>
            <w:rPrChange w:id="283" w:author="Man Lim Ho" w:date="2024-07-10T22:32:00Z" w16du:dateUtc="2024-07-10T12:32:00Z">
              <w:rPr>
                <w:rFonts w:ascii="Arial" w:hAnsi="Arial" w:cs="Arial"/>
                <w:color w:val="E97132" w:themeColor="accent2"/>
                <w:sz w:val="24"/>
                <w:szCs w:val="24"/>
                <w:shd w:val="clear" w:color="auto" w:fill="FFFFFF"/>
              </w:rPr>
            </w:rPrChange>
          </w:rPr>
          <w:t>15</w:t>
        </w:r>
      </w:ins>
      <w:r w:rsidR="00EB1E0B" w:rsidRPr="00286ECA">
        <w:rPr>
          <w:rFonts w:ascii="Arial" w:hAnsi="Arial" w:cs="Arial"/>
          <w:color w:val="00B050"/>
          <w:sz w:val="24"/>
          <w:szCs w:val="24"/>
          <w:shd w:val="clear" w:color="auto" w:fill="FFFFFF"/>
        </w:rPr>
        <w:t>) shows the main knowledge cluster</w:t>
      </w:r>
      <w:ins w:id="284" w:author="Malgorzata Nakagawa-Lagisz" w:date="2024-07-10T10:22:00Z" w16du:dateUtc="2024-07-10T00:22:00Z">
        <w:r>
          <w:rPr>
            <w:rFonts w:ascii="Arial" w:hAnsi="Arial" w:cs="Arial"/>
            <w:color w:val="00B050"/>
            <w:sz w:val="24"/>
            <w:szCs w:val="24"/>
            <w:shd w:val="clear" w:color="auto" w:fill="FFFFFF"/>
          </w:rPr>
          <w:t>s</w:t>
        </w:r>
      </w:ins>
      <w:r w:rsidR="00EB1E0B" w:rsidRPr="00286ECA">
        <w:rPr>
          <w:rFonts w:ascii="Arial" w:hAnsi="Arial" w:cs="Arial"/>
          <w:color w:val="00B050"/>
          <w:sz w:val="24"/>
          <w:szCs w:val="24"/>
          <w:shd w:val="clear" w:color="auto" w:fill="FFFFFF"/>
        </w:rPr>
        <w:t xml:space="preserve"> and the respective ecoregion where these studies were conducted. </w:t>
      </w:r>
      <w:ins w:id="285" w:author="Malgorzata Nakagawa-Lagisz" w:date="2024-07-10T10:21:00Z" w16du:dateUtc="2024-07-10T00:21:00Z">
        <w:r>
          <w:rPr>
            <w:rFonts w:ascii="Arial" w:hAnsi="Arial" w:cs="Arial"/>
            <w:color w:val="00B050"/>
            <w:sz w:val="24"/>
            <w:szCs w:val="24"/>
            <w:shd w:val="clear" w:color="auto" w:fill="FFFFFF"/>
          </w:rPr>
          <w:t>Specifically, p</w:t>
        </w:r>
      </w:ins>
      <w:del w:id="286" w:author="Malgorzata Nakagawa-Lagisz" w:date="2024-07-10T10:21:00Z" w16du:dateUtc="2024-07-10T00:21:00Z">
        <w:r w:rsidR="00EB1E0B" w:rsidRPr="00286ECA" w:rsidDel="00624428">
          <w:rPr>
            <w:rFonts w:ascii="Arial" w:hAnsi="Arial" w:cs="Arial"/>
            <w:color w:val="00B050"/>
            <w:sz w:val="24"/>
            <w:szCs w:val="24"/>
            <w:shd w:val="clear" w:color="auto" w:fill="FFFFFF"/>
          </w:rPr>
          <w:delText>P</w:delText>
        </w:r>
      </w:del>
      <w:r w:rsidR="00EB1E0B" w:rsidRPr="00286ECA">
        <w:rPr>
          <w:rFonts w:ascii="Arial" w:hAnsi="Arial" w:cs="Arial"/>
          <w:color w:val="00B050"/>
          <w:sz w:val="24"/>
          <w:szCs w:val="24"/>
          <w:shd w:val="clear" w:color="auto" w:fill="FFFFFF"/>
        </w:rPr>
        <w:t xml:space="preserve">hysiological studies carried out in Southern China </w:t>
      </w:r>
      <w:del w:id="287" w:author="Malgorzata Nakagawa-Lagisz" w:date="2024-07-10T10:22:00Z" w16du:dateUtc="2024-07-10T00:22:00Z">
        <w:r w:rsidR="00EB1E0B" w:rsidRPr="00286ECA" w:rsidDel="00624428">
          <w:rPr>
            <w:rFonts w:ascii="Arial" w:hAnsi="Arial" w:cs="Arial"/>
            <w:color w:val="00B050"/>
            <w:sz w:val="24"/>
            <w:szCs w:val="24"/>
            <w:shd w:val="clear" w:color="auto" w:fill="FFFFFF"/>
          </w:rPr>
          <w:delText xml:space="preserve">is </w:delText>
        </w:r>
      </w:del>
      <w:ins w:id="288" w:author="Malgorzata Nakagawa-Lagisz" w:date="2024-07-10T10:22:00Z" w16du:dateUtc="2024-07-10T00:22:00Z">
        <w:r>
          <w:rPr>
            <w:rFonts w:ascii="Arial" w:hAnsi="Arial" w:cs="Arial"/>
            <w:color w:val="00B050"/>
            <w:sz w:val="24"/>
            <w:szCs w:val="24"/>
            <w:shd w:val="clear" w:color="auto" w:fill="FFFFFF"/>
          </w:rPr>
          <w:t>are</w:t>
        </w:r>
        <w:r w:rsidRPr="00286ECA">
          <w:rPr>
            <w:rFonts w:ascii="Arial" w:hAnsi="Arial" w:cs="Arial"/>
            <w:color w:val="00B050"/>
            <w:sz w:val="24"/>
            <w:szCs w:val="24"/>
            <w:shd w:val="clear" w:color="auto" w:fill="FFFFFF"/>
          </w:rPr>
          <w:t xml:space="preserve"> </w:t>
        </w:r>
      </w:ins>
      <w:r w:rsidR="00EB1E0B" w:rsidRPr="00286ECA">
        <w:rPr>
          <w:rFonts w:ascii="Arial" w:hAnsi="Arial" w:cs="Arial"/>
          <w:color w:val="00B050"/>
          <w:sz w:val="24"/>
          <w:szCs w:val="24"/>
          <w:shd w:val="clear" w:color="auto" w:fill="FFFFFF"/>
        </w:rPr>
        <w:t xml:space="preserve">the most </w:t>
      </w:r>
      <w:del w:id="289" w:author="Malgorzata Nakagawa-Lagisz" w:date="2024-07-10T10:22:00Z" w16du:dateUtc="2024-07-10T00:22:00Z">
        <w:r w:rsidR="00EB1E0B" w:rsidRPr="00286ECA" w:rsidDel="00624428">
          <w:rPr>
            <w:rFonts w:ascii="Arial" w:hAnsi="Arial" w:cs="Arial"/>
            <w:color w:val="00B050"/>
            <w:sz w:val="24"/>
            <w:szCs w:val="24"/>
            <w:shd w:val="clear" w:color="auto" w:fill="FFFFFF"/>
          </w:rPr>
          <w:delText xml:space="preserve">focused </w:delText>
        </w:r>
      </w:del>
      <w:ins w:id="290" w:author="Malgorzata Nakagawa-Lagisz" w:date="2024-07-10T10:22:00Z" w16du:dateUtc="2024-07-10T00:22:00Z">
        <w:del w:id="291" w:author="Man Lim Ho" w:date="2024-07-10T22:32:00Z" w16du:dateUtc="2024-07-10T12:32:00Z">
          <w:r w:rsidDel="00DA70A3">
            <w:rPr>
              <w:rFonts w:ascii="Arial" w:hAnsi="Arial" w:cs="Arial"/>
              <w:color w:val="00B050"/>
              <w:sz w:val="24"/>
              <w:szCs w:val="24"/>
              <w:shd w:val="clear" w:color="auto" w:fill="FFFFFF"/>
            </w:rPr>
            <w:delText>fequent</w:delText>
          </w:r>
        </w:del>
      </w:ins>
      <w:ins w:id="292" w:author="Man Lim Ho" w:date="2024-07-10T22:32:00Z" w16du:dateUtc="2024-07-10T12:32:00Z">
        <w:r w:rsidR="00DA70A3">
          <w:rPr>
            <w:rFonts w:ascii="Arial" w:hAnsi="Arial" w:cs="Arial"/>
            <w:color w:val="00B050"/>
            <w:sz w:val="24"/>
            <w:szCs w:val="24"/>
            <w:shd w:val="clear" w:color="auto" w:fill="FFFFFF"/>
          </w:rPr>
          <w:t>frequent</w:t>
        </w:r>
      </w:ins>
      <w:ins w:id="293" w:author="Malgorzata Nakagawa-Lagisz" w:date="2024-07-10T10:22:00Z" w16du:dateUtc="2024-07-10T00:22:00Z">
        <w:r w:rsidRPr="00286ECA">
          <w:rPr>
            <w:rFonts w:ascii="Arial" w:hAnsi="Arial" w:cs="Arial"/>
            <w:color w:val="00B050"/>
            <w:sz w:val="24"/>
            <w:szCs w:val="24"/>
            <w:shd w:val="clear" w:color="auto" w:fill="FFFFFF"/>
          </w:rPr>
          <w:t xml:space="preserve"> </w:t>
        </w:r>
      </w:ins>
      <w:r w:rsidR="00EB1E0B" w:rsidRPr="00286ECA">
        <w:rPr>
          <w:rFonts w:ascii="Arial" w:hAnsi="Arial" w:cs="Arial"/>
          <w:color w:val="00B050"/>
          <w:sz w:val="24"/>
          <w:szCs w:val="24"/>
          <w:shd w:val="clear" w:color="auto" w:fill="FFFFFF"/>
        </w:rPr>
        <w:t>(eight occurrences in eight studies, 8.8%)</w:t>
      </w:r>
      <w:ins w:id="294" w:author="Malgorzata Nakagawa-Lagisz" w:date="2024-07-10T10:22:00Z" w16du:dateUtc="2024-07-10T00:22:00Z">
        <w:r>
          <w:rPr>
            <w:rFonts w:ascii="Arial" w:hAnsi="Arial" w:cs="Arial"/>
            <w:color w:val="00B050"/>
            <w:sz w:val="24"/>
            <w:szCs w:val="24"/>
            <w:shd w:val="clear" w:color="auto" w:fill="FFFFFF"/>
          </w:rPr>
          <w:t>, forming the main knowledge cluster</w:t>
        </w:r>
      </w:ins>
      <w:r w:rsidR="00EB1E0B" w:rsidRPr="00286ECA">
        <w:rPr>
          <w:rFonts w:ascii="Arial" w:hAnsi="Arial" w:cs="Arial"/>
          <w:color w:val="00B050"/>
          <w:sz w:val="24"/>
          <w:szCs w:val="24"/>
          <w:shd w:val="clear" w:color="auto" w:fill="FFFFFF"/>
        </w:rPr>
        <w:t xml:space="preserve">. Another major cluster observed is </w:t>
      </w:r>
      <w:ins w:id="295" w:author="Malgorzata Nakagawa-Lagisz" w:date="2024-07-10T10:23:00Z" w16du:dateUtc="2024-07-10T00:23:00Z">
        <w:r>
          <w:rPr>
            <w:rFonts w:ascii="Arial" w:hAnsi="Arial" w:cs="Arial"/>
            <w:color w:val="00B050"/>
            <w:sz w:val="24"/>
            <w:szCs w:val="24"/>
            <w:shd w:val="clear" w:color="auto" w:fill="FFFFFF"/>
          </w:rPr>
          <w:t xml:space="preserve">made of </w:t>
        </w:r>
      </w:ins>
      <w:r w:rsidR="00EB1E0B" w:rsidRPr="00286ECA">
        <w:rPr>
          <w:rFonts w:ascii="Arial" w:hAnsi="Arial" w:cs="Arial"/>
          <w:color w:val="00B050"/>
          <w:sz w:val="24"/>
          <w:szCs w:val="24"/>
          <w:shd w:val="clear" w:color="auto" w:fill="FFFFFF"/>
        </w:rPr>
        <w:t xml:space="preserve">physiological studies in Western Mediterranean (six occurrences in six studies, 6.6%). This is followed by </w:t>
      </w:r>
      <w:ins w:id="296" w:author="Malgorzata Nakagawa-Lagisz" w:date="2024-07-10T10:23:00Z" w16du:dateUtc="2024-07-10T00:23:00Z">
        <w:r>
          <w:rPr>
            <w:rFonts w:ascii="Arial" w:hAnsi="Arial" w:cs="Arial"/>
            <w:color w:val="00B050"/>
            <w:sz w:val="24"/>
            <w:szCs w:val="24"/>
            <w:shd w:val="clear" w:color="auto" w:fill="FFFFFF"/>
          </w:rPr>
          <w:t xml:space="preserve">a cluster of </w:t>
        </w:r>
      </w:ins>
      <w:r w:rsidR="00EB1E0B" w:rsidRPr="00286ECA">
        <w:rPr>
          <w:rFonts w:ascii="Arial" w:hAnsi="Arial" w:cs="Arial"/>
          <w:color w:val="00B050"/>
          <w:sz w:val="24"/>
          <w:szCs w:val="24"/>
          <w:shd w:val="clear" w:color="auto" w:fill="FFFFFF"/>
        </w:rPr>
        <w:t xml:space="preserve">physiological studies in Lord Howe and Norfolk Islands (four occurrences in four studies, 4.4%) and </w:t>
      </w:r>
      <w:ins w:id="297" w:author="Malgorzata Nakagawa-Lagisz" w:date="2024-07-10T10:23:00Z" w16du:dateUtc="2024-07-10T00:23:00Z">
        <w:r>
          <w:rPr>
            <w:rFonts w:ascii="Arial" w:hAnsi="Arial" w:cs="Arial"/>
            <w:color w:val="00B050"/>
            <w:sz w:val="24"/>
            <w:szCs w:val="24"/>
            <w:shd w:val="clear" w:color="auto" w:fill="FFFFFF"/>
          </w:rPr>
          <w:t xml:space="preserve">studies on </w:t>
        </w:r>
      </w:ins>
      <w:r w:rsidR="00EB1E0B" w:rsidRPr="00286ECA">
        <w:rPr>
          <w:rFonts w:ascii="Arial" w:hAnsi="Arial" w:cs="Arial"/>
          <w:color w:val="00B050"/>
          <w:sz w:val="24"/>
          <w:szCs w:val="24"/>
          <w:shd w:val="clear" w:color="auto" w:fill="FFFFFF"/>
        </w:rPr>
        <w:t>adaptation to marginal reefs in Central Kuroshio Current (six occurrences in four studies, 4.4%).</w:t>
      </w:r>
      <w:r w:rsidR="00D11F75" w:rsidRPr="00286ECA">
        <w:rPr>
          <w:rFonts w:ascii="Arial" w:hAnsi="Arial" w:cs="Arial"/>
          <w:color w:val="00B050"/>
          <w:sz w:val="24"/>
          <w:szCs w:val="24"/>
          <w:shd w:val="clear" w:color="auto" w:fill="FFFFFF"/>
        </w:rPr>
        <w:t>”.</w:t>
      </w:r>
    </w:p>
    <w:p w14:paraId="51F14E58" w14:textId="77777777" w:rsidR="00F1119A" w:rsidRDefault="00F1119A" w:rsidP="0016179E">
      <w:pPr>
        <w:spacing w:before="240" w:line="480" w:lineRule="auto"/>
        <w:jc w:val="both"/>
        <w:rPr>
          <w:rFonts w:ascii="Arial" w:hAnsi="Arial" w:cs="Arial"/>
          <w:color w:val="000033"/>
          <w:sz w:val="24"/>
          <w:szCs w:val="24"/>
          <w:shd w:val="clear" w:color="auto" w:fill="FFFFFF"/>
        </w:rPr>
      </w:pPr>
    </w:p>
    <w:p w14:paraId="10C8F6B9" w14:textId="1DEE16E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8. the methods section is sufficiently transparent to allow repetition and updating of the review.</w:t>
      </w:r>
    </w:p>
    <w:p w14:paraId="0A91154C"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Some elements of the methods are not enough reported to allow repetition and updating of the review (see specific comments). This is especially the case for the screening and the coding part.</w:t>
      </w:r>
    </w:p>
    <w:p w14:paraId="28B37E44" w14:textId="17E6A9FB" w:rsidR="00EE212D" w:rsidRPr="00EE212D" w:rsidRDefault="00EE212D" w:rsidP="0016179E">
      <w:pPr>
        <w:spacing w:before="240" w:line="480" w:lineRule="auto"/>
        <w:jc w:val="both"/>
        <w:rPr>
          <w:rFonts w:ascii="Arial" w:hAnsi="Arial" w:cs="Arial"/>
          <w:color w:val="00B050"/>
          <w:sz w:val="24"/>
          <w:szCs w:val="24"/>
          <w:shd w:val="clear" w:color="auto" w:fill="FFFFFF"/>
        </w:rPr>
      </w:pPr>
      <w:r w:rsidRPr="00EE212D">
        <w:rPr>
          <w:rFonts w:ascii="Arial" w:hAnsi="Arial" w:cs="Arial"/>
          <w:color w:val="00B050"/>
          <w:sz w:val="24"/>
          <w:szCs w:val="24"/>
          <w:shd w:val="clear" w:color="auto" w:fill="FFFFFF"/>
        </w:rPr>
        <w:t>Author Response: We apologise for not making the methods clear enough previously. As per response to general comment 8, we have reuploaded the additional files which show more details to the methods leading to this systematic map</w:t>
      </w:r>
      <w:ins w:id="298" w:author="Malgorzata Nakagawa-Lagisz" w:date="2024-07-10T10:23:00Z" w16du:dateUtc="2024-07-10T00:23:00Z">
        <w:r w:rsidR="00624428">
          <w:rPr>
            <w:rFonts w:ascii="Arial" w:hAnsi="Arial" w:cs="Arial"/>
            <w:color w:val="00B050"/>
            <w:sz w:val="24"/>
            <w:szCs w:val="24"/>
            <w:shd w:val="clear" w:color="auto" w:fill="FFFFFF"/>
          </w:rPr>
          <w:t>, which should allow replication of our work</w:t>
        </w:r>
      </w:ins>
      <w:r w:rsidRPr="00EE212D">
        <w:rPr>
          <w:rFonts w:ascii="Arial" w:hAnsi="Arial" w:cs="Arial"/>
          <w:color w:val="00B050"/>
          <w:sz w:val="24"/>
          <w:szCs w:val="24"/>
          <w:shd w:val="clear" w:color="auto" w:fill="FFFFFF"/>
        </w:rPr>
        <w:t>.</w:t>
      </w:r>
    </w:p>
    <w:p w14:paraId="5E34312F"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9. the results are clearly presented with adequate reporting of statistics and appropriate use of figures and tables.</w:t>
      </w:r>
    </w:p>
    <w:p w14:paraId="20AF6BBA"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Yes, but I think that table 1, which is 11 pages long, should be presented as an additional file.</w:t>
      </w:r>
    </w:p>
    <w:p w14:paraId="556B9416" w14:textId="635EB5B8" w:rsidR="00624428" w:rsidRDefault="00145CE5" w:rsidP="0016179E">
      <w:pPr>
        <w:spacing w:before="240" w:line="480" w:lineRule="auto"/>
        <w:jc w:val="both"/>
        <w:rPr>
          <w:ins w:id="299" w:author="Malgorzata Nakagawa-Lagisz" w:date="2024-07-10T10:24:00Z" w16du:dateUtc="2024-07-10T00:24:00Z"/>
          <w:rFonts w:ascii="Arial" w:hAnsi="Arial" w:cs="Arial"/>
          <w:color w:val="00B050"/>
          <w:sz w:val="24"/>
          <w:szCs w:val="24"/>
        </w:rPr>
      </w:pPr>
      <w:r w:rsidRPr="007818B7">
        <w:rPr>
          <w:rFonts w:ascii="Arial" w:hAnsi="Arial" w:cs="Arial"/>
          <w:color w:val="00B050"/>
          <w:sz w:val="24"/>
          <w:szCs w:val="24"/>
        </w:rPr>
        <w:t xml:space="preserve">Author Response: Thank you for the suggestions, we have decided to put Table 1 as </w:t>
      </w:r>
      <w:r w:rsidR="007818B7" w:rsidRPr="007818B7">
        <w:rPr>
          <w:rFonts w:ascii="Arial" w:hAnsi="Arial" w:cs="Arial"/>
          <w:color w:val="00B050"/>
          <w:sz w:val="24"/>
          <w:szCs w:val="24"/>
        </w:rPr>
        <w:t>a supplemen</w:t>
      </w:r>
      <w:ins w:id="300" w:author="Malgorzata Nakagawa-Lagisz" w:date="2024-07-10T10:24:00Z" w16du:dateUtc="2024-07-10T00:24:00Z">
        <w:r w:rsidR="00624428">
          <w:rPr>
            <w:rFonts w:ascii="Arial" w:hAnsi="Arial" w:cs="Arial"/>
            <w:color w:val="00B050"/>
            <w:sz w:val="24"/>
            <w:szCs w:val="24"/>
          </w:rPr>
          <w:t>t</w:t>
        </w:r>
      </w:ins>
      <w:r w:rsidR="007818B7" w:rsidRPr="007818B7">
        <w:rPr>
          <w:rFonts w:ascii="Arial" w:hAnsi="Arial" w:cs="Arial"/>
          <w:color w:val="00B050"/>
          <w:sz w:val="24"/>
          <w:szCs w:val="24"/>
        </w:rPr>
        <w:t>ary</w:t>
      </w:r>
      <w:r w:rsidRPr="007818B7">
        <w:rPr>
          <w:rFonts w:ascii="Arial" w:hAnsi="Arial" w:cs="Arial"/>
          <w:color w:val="00B050"/>
          <w:sz w:val="24"/>
          <w:szCs w:val="24"/>
        </w:rPr>
        <w:t xml:space="preserve"> </w:t>
      </w:r>
      <w:ins w:id="301" w:author="Malgorzata Nakagawa-Lagisz" w:date="2024-07-10T10:24:00Z" w16du:dateUtc="2024-07-10T00:24:00Z">
        <w:r w:rsidR="00624428">
          <w:rPr>
            <w:rFonts w:ascii="Arial" w:hAnsi="Arial" w:cs="Arial"/>
            <w:color w:val="00B050"/>
            <w:sz w:val="24"/>
            <w:szCs w:val="24"/>
          </w:rPr>
          <w:t xml:space="preserve">table in </w:t>
        </w:r>
      </w:ins>
      <w:del w:id="302" w:author="Malgorzata Nakagawa-Lagisz" w:date="2024-07-10T10:24:00Z" w16du:dateUtc="2024-07-10T00:24:00Z">
        <w:r w:rsidRPr="007818B7" w:rsidDel="00624428">
          <w:rPr>
            <w:rFonts w:ascii="Arial" w:hAnsi="Arial" w:cs="Arial"/>
            <w:color w:val="00B050"/>
            <w:sz w:val="24"/>
            <w:szCs w:val="24"/>
          </w:rPr>
          <w:delText xml:space="preserve">to </w:delText>
        </w:r>
      </w:del>
      <w:r w:rsidRPr="007818B7">
        <w:rPr>
          <w:rFonts w:ascii="Arial" w:hAnsi="Arial" w:cs="Arial"/>
          <w:color w:val="00B050"/>
          <w:sz w:val="24"/>
          <w:szCs w:val="24"/>
        </w:rPr>
        <w:t>the manuscript</w:t>
      </w:r>
      <w:r w:rsidR="007818B7" w:rsidRPr="007818B7">
        <w:rPr>
          <w:rFonts w:ascii="Arial" w:hAnsi="Arial" w:cs="Arial"/>
          <w:color w:val="00B050"/>
          <w:sz w:val="24"/>
          <w:szCs w:val="24"/>
        </w:rPr>
        <w:t xml:space="preserve">, now called Supplementary Table </w:t>
      </w:r>
      <w:del w:id="303" w:author="Man Lim Ho" w:date="2024-07-10T22:33:00Z" w16du:dateUtc="2024-07-10T12:33:00Z">
        <w:r w:rsidR="007818B7" w:rsidRPr="007818B7" w:rsidDel="00744D08">
          <w:rPr>
            <w:rFonts w:ascii="Arial" w:hAnsi="Arial" w:cs="Arial"/>
            <w:color w:val="00B050"/>
            <w:sz w:val="24"/>
            <w:szCs w:val="24"/>
          </w:rPr>
          <w:delText>S2</w:delText>
        </w:r>
      </w:del>
      <w:ins w:id="304" w:author="Man Lim Ho" w:date="2024-07-10T22:33:00Z" w16du:dateUtc="2024-07-10T12:33:00Z">
        <w:r w:rsidR="00744D08" w:rsidRPr="007818B7">
          <w:rPr>
            <w:rFonts w:ascii="Arial" w:hAnsi="Arial" w:cs="Arial"/>
            <w:color w:val="00B050"/>
            <w:sz w:val="24"/>
            <w:szCs w:val="24"/>
          </w:rPr>
          <w:t>S</w:t>
        </w:r>
        <w:r w:rsidR="00744D08">
          <w:rPr>
            <w:rFonts w:ascii="Arial" w:hAnsi="Arial" w:cs="Arial"/>
            <w:color w:val="00B050"/>
            <w:sz w:val="24"/>
            <w:szCs w:val="24"/>
          </w:rPr>
          <w:t>4</w:t>
        </w:r>
      </w:ins>
      <w:r w:rsidRPr="007818B7">
        <w:rPr>
          <w:rFonts w:ascii="Arial" w:hAnsi="Arial" w:cs="Arial"/>
          <w:color w:val="00B050"/>
          <w:sz w:val="24"/>
          <w:szCs w:val="24"/>
        </w:rPr>
        <w:t>.</w:t>
      </w:r>
      <w:r w:rsidR="007818B7" w:rsidRPr="007818B7">
        <w:rPr>
          <w:rFonts w:ascii="Arial" w:hAnsi="Arial" w:cs="Arial"/>
          <w:color w:val="00B050"/>
          <w:sz w:val="24"/>
          <w:szCs w:val="24"/>
        </w:rPr>
        <w:t xml:space="preserve"> We have amended the manuscript accordingly</w:t>
      </w:r>
      <w:ins w:id="305" w:author="Malgorzata Nakagawa-Lagisz" w:date="2024-07-10T10:24:00Z" w16du:dateUtc="2024-07-10T00:24:00Z">
        <w:r w:rsidR="00624428">
          <w:rPr>
            <w:rFonts w:ascii="Arial" w:hAnsi="Arial" w:cs="Arial"/>
            <w:color w:val="00B050"/>
            <w:sz w:val="24"/>
            <w:szCs w:val="24"/>
          </w:rPr>
          <w:t>, as follows:</w:t>
        </w:r>
      </w:ins>
      <w:del w:id="306" w:author="Malgorzata Nakagawa-Lagisz" w:date="2024-07-10T10:24:00Z" w16du:dateUtc="2024-07-10T00:24:00Z">
        <w:r w:rsidR="007818B7" w:rsidRPr="007818B7" w:rsidDel="00624428">
          <w:rPr>
            <w:rFonts w:ascii="Arial" w:hAnsi="Arial" w:cs="Arial"/>
            <w:color w:val="00B050"/>
            <w:sz w:val="24"/>
            <w:szCs w:val="24"/>
          </w:rPr>
          <w:delText xml:space="preserve"> to</w:delText>
        </w:r>
      </w:del>
      <w:r w:rsidR="007818B7" w:rsidRPr="007818B7">
        <w:rPr>
          <w:rFonts w:ascii="Arial" w:hAnsi="Arial" w:cs="Arial"/>
          <w:color w:val="00B050"/>
          <w:sz w:val="24"/>
          <w:szCs w:val="24"/>
        </w:rPr>
        <w:t xml:space="preserve"> </w:t>
      </w:r>
    </w:p>
    <w:p w14:paraId="0F46DD6E" w14:textId="75506830" w:rsidR="00145CE5" w:rsidRPr="007818B7" w:rsidRDefault="00624428" w:rsidP="0016179E">
      <w:pPr>
        <w:spacing w:before="240" w:line="480" w:lineRule="auto"/>
        <w:jc w:val="both"/>
        <w:rPr>
          <w:rFonts w:ascii="Arial" w:hAnsi="Arial" w:cs="Arial"/>
          <w:color w:val="00B050"/>
          <w:sz w:val="24"/>
          <w:szCs w:val="24"/>
        </w:rPr>
      </w:pPr>
      <w:ins w:id="307" w:author="Malgorzata Nakagawa-Lagisz" w:date="2024-07-10T10:24:00Z" w16du:dateUtc="2024-07-10T00:24:00Z">
        <w:r>
          <w:rPr>
            <w:rFonts w:ascii="Arial" w:hAnsi="Arial" w:cs="Arial"/>
            <w:color w:val="00B050"/>
            <w:sz w:val="24"/>
            <w:szCs w:val="24"/>
          </w:rPr>
          <w:t xml:space="preserve">New line numbers </w:t>
        </w:r>
      </w:ins>
      <w:ins w:id="308" w:author="Man Lim Ho" w:date="2024-07-10T22:52:00Z" w16du:dateUtc="2024-07-10T12:52:00Z">
        <w:r w:rsidR="00480A05">
          <w:rPr>
            <w:rFonts w:ascii="Arial" w:hAnsi="Arial" w:cs="Arial"/>
            <w:color w:val="00B050"/>
            <w:sz w:val="24"/>
            <w:szCs w:val="24"/>
          </w:rPr>
          <w:t>400-402</w:t>
        </w:r>
      </w:ins>
      <w:ins w:id="309" w:author="Malgorzata Nakagawa-Lagisz" w:date="2024-07-10T10:24:00Z" w16du:dateUtc="2024-07-10T00:24:00Z">
        <w:del w:id="310" w:author="Man Lim Ho" w:date="2024-07-10T15:31:00Z" w16du:dateUtc="2024-07-10T05:31:00Z">
          <w:r w:rsidDel="00454176">
            <w:rPr>
              <w:rFonts w:ascii="Arial" w:hAnsi="Arial" w:cs="Arial"/>
              <w:color w:val="00B050"/>
              <w:sz w:val="24"/>
              <w:szCs w:val="24"/>
            </w:rPr>
            <w:delText>XXX</w:delText>
          </w:r>
        </w:del>
        <w:r>
          <w:rPr>
            <w:rFonts w:ascii="Arial" w:hAnsi="Arial" w:cs="Arial"/>
            <w:color w:val="00B050"/>
            <w:sz w:val="24"/>
            <w:szCs w:val="24"/>
          </w:rPr>
          <w:t xml:space="preserve">: </w:t>
        </w:r>
      </w:ins>
      <w:r w:rsidR="007818B7" w:rsidRPr="007818B7">
        <w:rPr>
          <w:rFonts w:ascii="Arial" w:hAnsi="Arial" w:cs="Arial"/>
          <w:color w:val="00B050"/>
          <w:sz w:val="24"/>
          <w:szCs w:val="24"/>
        </w:rPr>
        <w:t xml:space="preserve">“…with four publications each (all extracted author names with the counts of their included works are shown in Supplementary Table </w:t>
      </w:r>
      <w:del w:id="311" w:author="Man Lim Ho" w:date="2024-07-10T22:33:00Z" w16du:dateUtc="2024-07-10T12:33:00Z">
        <w:r w:rsidR="007818B7" w:rsidRPr="007818B7" w:rsidDel="00744D08">
          <w:rPr>
            <w:rFonts w:ascii="Arial" w:hAnsi="Arial" w:cs="Arial"/>
            <w:color w:val="00B050"/>
            <w:sz w:val="24"/>
            <w:szCs w:val="24"/>
          </w:rPr>
          <w:delText>S2</w:delText>
        </w:r>
      </w:del>
      <w:ins w:id="312" w:author="Man Lim Ho" w:date="2024-07-10T22:33:00Z" w16du:dateUtc="2024-07-10T12:33:00Z">
        <w:r w:rsidR="00744D08" w:rsidRPr="007818B7">
          <w:rPr>
            <w:rFonts w:ascii="Arial" w:hAnsi="Arial" w:cs="Arial"/>
            <w:color w:val="00B050"/>
            <w:sz w:val="24"/>
            <w:szCs w:val="24"/>
          </w:rPr>
          <w:t>S</w:t>
        </w:r>
        <w:r w:rsidR="00744D08">
          <w:rPr>
            <w:rFonts w:ascii="Arial" w:hAnsi="Arial" w:cs="Arial"/>
            <w:color w:val="00B050"/>
            <w:sz w:val="24"/>
            <w:szCs w:val="24"/>
          </w:rPr>
          <w:t>4</w:t>
        </w:r>
      </w:ins>
      <w:r w:rsidR="007818B7" w:rsidRPr="007818B7">
        <w:rPr>
          <w:rFonts w:ascii="Arial" w:hAnsi="Arial" w:cs="Arial"/>
          <w:color w:val="00B050"/>
          <w:sz w:val="24"/>
          <w:szCs w:val="24"/>
        </w:rPr>
        <w:t>).”</w:t>
      </w:r>
    </w:p>
    <w:p w14:paraId="6CD59BCD" w14:textId="2CA98BD8"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10. the interpretation of the map is justified by the results.</w:t>
      </w:r>
    </w:p>
    <w:p w14:paraId="78123D5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Yes.</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11. the discussion includes limitations of the review.</w:t>
      </w:r>
    </w:p>
    <w:p w14:paraId="6D496CB6" w14:textId="77777777" w:rsidR="009861E2"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 xml:space="preserve">Yes, but I think that the limitations section should be completed and restructured. First, the limitations of the review methods do not include limitations due to language (only evidence in English was considered), due to the limited </w:t>
      </w:r>
      <w:proofErr w:type="gramStart"/>
      <w:r w:rsidRPr="00072883">
        <w:rPr>
          <w:rFonts w:ascii="Arial" w:hAnsi="Arial" w:cs="Arial"/>
          <w:color w:val="000033"/>
          <w:sz w:val="24"/>
          <w:szCs w:val="24"/>
          <w:shd w:val="clear" w:color="auto" w:fill="FFFFFF"/>
        </w:rPr>
        <w:t>time period</w:t>
      </w:r>
      <w:proofErr w:type="gramEnd"/>
      <w:r w:rsidRPr="00072883">
        <w:rPr>
          <w:rFonts w:ascii="Arial" w:hAnsi="Arial" w:cs="Arial"/>
          <w:color w:val="000033"/>
          <w:sz w:val="24"/>
          <w:szCs w:val="24"/>
          <w:shd w:val="clear" w:color="auto" w:fill="FFFFFF"/>
        </w:rPr>
        <w:t>, or due to limited sources of literature. Second, in my opinion, the limitations of the evidence base as presented in the map report are more of an overall presentation/discussion of the evidence rather than a clear highlighting of the limitations of the evidence base.</w:t>
      </w:r>
    </w:p>
    <w:p w14:paraId="47A1A31C" w14:textId="744179FF" w:rsidR="00D11F09" w:rsidRPr="00D11F09" w:rsidRDefault="009861E2" w:rsidP="009861E2">
      <w:pPr>
        <w:spacing w:before="240" w:line="480" w:lineRule="auto"/>
        <w:jc w:val="both"/>
        <w:rPr>
          <w:rFonts w:ascii="Arial" w:hAnsi="Arial" w:cs="Arial"/>
          <w:color w:val="00B050"/>
          <w:sz w:val="24"/>
          <w:szCs w:val="24"/>
          <w:shd w:val="clear" w:color="auto" w:fill="FFFFFF"/>
        </w:rPr>
      </w:pPr>
      <w:r w:rsidRPr="00D11F09">
        <w:rPr>
          <w:rFonts w:ascii="Arial" w:hAnsi="Arial" w:cs="Arial"/>
          <w:color w:val="00B050"/>
          <w:sz w:val="24"/>
          <w:szCs w:val="24"/>
          <w:shd w:val="clear" w:color="auto" w:fill="FFFFFF"/>
        </w:rPr>
        <w:t xml:space="preserve">Author Response: Our apologies for that, we have </w:t>
      </w:r>
      <w:ins w:id="313" w:author="Malgorzata Nakagawa-Lagisz" w:date="2024-07-10T10:25:00Z" w16du:dateUtc="2024-07-10T00:25:00Z">
        <w:r w:rsidR="00624428">
          <w:rPr>
            <w:rFonts w:ascii="Arial" w:hAnsi="Arial" w:cs="Arial"/>
            <w:color w:val="00B050"/>
            <w:sz w:val="24"/>
            <w:szCs w:val="24"/>
            <w:shd w:val="clear" w:color="auto" w:fill="FFFFFF"/>
          </w:rPr>
          <w:t>expand</w:t>
        </w:r>
      </w:ins>
      <w:ins w:id="314" w:author="Malgorzata Nakagawa-Lagisz" w:date="2024-07-10T10:26:00Z" w16du:dateUtc="2024-07-10T00:26:00Z">
        <w:r w:rsidR="00624428">
          <w:rPr>
            <w:rFonts w:ascii="Arial" w:hAnsi="Arial" w:cs="Arial"/>
            <w:color w:val="00B050"/>
            <w:sz w:val="24"/>
            <w:szCs w:val="24"/>
            <w:shd w:val="clear" w:color="auto" w:fill="FFFFFF"/>
          </w:rPr>
          <w:t xml:space="preserve">ed and </w:t>
        </w:r>
      </w:ins>
      <w:r w:rsidRPr="00D11F09">
        <w:rPr>
          <w:rFonts w:ascii="Arial" w:hAnsi="Arial" w:cs="Arial"/>
          <w:color w:val="00B050"/>
          <w:sz w:val="24"/>
          <w:szCs w:val="24"/>
          <w:shd w:val="clear" w:color="auto" w:fill="FFFFFF"/>
        </w:rPr>
        <w:t>restructured the limitations of the map</w:t>
      </w:r>
      <w:ins w:id="315" w:author="Malgorzata Nakagawa-Lagisz" w:date="2024-07-10T10:25:00Z" w16du:dateUtc="2024-07-10T00:25:00Z">
        <w:r w:rsidR="00624428">
          <w:rPr>
            <w:rFonts w:ascii="Arial" w:hAnsi="Arial" w:cs="Arial"/>
            <w:color w:val="00B050"/>
            <w:sz w:val="24"/>
            <w:szCs w:val="24"/>
            <w:shd w:val="clear" w:color="auto" w:fill="FFFFFF"/>
          </w:rPr>
          <w:t>.</w:t>
        </w:r>
      </w:ins>
      <w:del w:id="316" w:author="Malgorzata Nakagawa-Lagisz" w:date="2024-07-10T10:25:00Z" w16du:dateUtc="2024-07-10T00:25:00Z">
        <w:r w:rsidRPr="00D11F09" w:rsidDel="00624428">
          <w:rPr>
            <w:rFonts w:ascii="Arial" w:hAnsi="Arial" w:cs="Arial"/>
            <w:color w:val="00B050"/>
            <w:sz w:val="24"/>
            <w:szCs w:val="24"/>
            <w:shd w:val="clear" w:color="auto" w:fill="FFFFFF"/>
          </w:rPr>
          <w:delText>,</w:delText>
        </w:r>
      </w:del>
      <w:r w:rsidRPr="00D11F09">
        <w:rPr>
          <w:rFonts w:ascii="Arial" w:hAnsi="Arial" w:cs="Arial"/>
          <w:color w:val="00B050"/>
          <w:sz w:val="24"/>
          <w:szCs w:val="24"/>
          <w:shd w:val="clear" w:color="auto" w:fill="FFFFFF"/>
        </w:rPr>
        <w:t xml:space="preserve"> </w:t>
      </w:r>
      <w:del w:id="317" w:author="Malgorzata Nakagawa-Lagisz" w:date="2024-07-10T10:25:00Z" w16du:dateUtc="2024-07-10T00:25:00Z">
        <w:r w:rsidRPr="00D11F09" w:rsidDel="00624428">
          <w:rPr>
            <w:rFonts w:ascii="Arial" w:hAnsi="Arial" w:cs="Arial"/>
            <w:color w:val="00B050"/>
            <w:sz w:val="24"/>
            <w:szCs w:val="24"/>
            <w:shd w:val="clear" w:color="auto" w:fill="FFFFFF"/>
          </w:rPr>
          <w:delText>and w</w:delText>
        </w:r>
      </w:del>
      <w:ins w:id="318" w:author="Malgorzata Nakagawa-Lagisz" w:date="2024-07-10T10:25:00Z" w16du:dateUtc="2024-07-10T00:25:00Z">
        <w:r w:rsidR="00624428">
          <w:rPr>
            <w:rFonts w:ascii="Arial" w:hAnsi="Arial" w:cs="Arial"/>
            <w:color w:val="00B050"/>
            <w:sz w:val="24"/>
            <w:szCs w:val="24"/>
            <w:shd w:val="clear" w:color="auto" w:fill="FFFFFF"/>
          </w:rPr>
          <w:t>W</w:t>
        </w:r>
      </w:ins>
      <w:r w:rsidRPr="00D11F09">
        <w:rPr>
          <w:rFonts w:ascii="Arial" w:hAnsi="Arial" w:cs="Arial"/>
          <w:color w:val="00B050"/>
          <w:sz w:val="24"/>
          <w:szCs w:val="24"/>
          <w:shd w:val="clear" w:color="auto" w:fill="FFFFFF"/>
        </w:rPr>
        <w:t xml:space="preserve">e have separated some of the previous content to a new section called “Conclusions”. The </w:t>
      </w:r>
      <w:r w:rsidR="00D11F09" w:rsidRPr="00D11F09">
        <w:rPr>
          <w:rFonts w:ascii="Arial" w:hAnsi="Arial" w:cs="Arial"/>
          <w:color w:val="00B050"/>
          <w:sz w:val="24"/>
          <w:szCs w:val="24"/>
          <w:shd w:val="clear" w:color="auto" w:fill="FFFFFF"/>
        </w:rPr>
        <w:t>limitation section</w:t>
      </w:r>
      <w:r w:rsidRPr="00D11F09">
        <w:rPr>
          <w:rFonts w:ascii="Arial" w:hAnsi="Arial" w:cs="Arial"/>
          <w:color w:val="00B050"/>
          <w:sz w:val="24"/>
          <w:szCs w:val="24"/>
          <w:shd w:val="clear" w:color="auto" w:fill="FFFFFF"/>
        </w:rPr>
        <w:t xml:space="preserve"> has been </w:t>
      </w:r>
      <w:r w:rsidR="00D11F09" w:rsidRPr="00D11F09">
        <w:rPr>
          <w:rFonts w:ascii="Arial" w:hAnsi="Arial" w:cs="Arial"/>
          <w:color w:val="00B050"/>
          <w:sz w:val="24"/>
          <w:szCs w:val="24"/>
          <w:shd w:val="clear" w:color="auto" w:fill="FFFFFF"/>
        </w:rPr>
        <w:t>rewritten as follows</w:t>
      </w:r>
      <w:r w:rsidRPr="00D11F09">
        <w:rPr>
          <w:rFonts w:ascii="Arial" w:hAnsi="Arial" w:cs="Arial"/>
          <w:color w:val="00B050"/>
          <w:sz w:val="24"/>
          <w:szCs w:val="24"/>
          <w:shd w:val="clear" w:color="auto" w:fill="FFFFFF"/>
        </w:rPr>
        <w:t>:</w:t>
      </w:r>
    </w:p>
    <w:p w14:paraId="43711287" w14:textId="28C8711F" w:rsidR="009861E2" w:rsidRPr="00D11F09" w:rsidRDefault="00624428" w:rsidP="009861E2">
      <w:pPr>
        <w:spacing w:before="240" w:line="480" w:lineRule="auto"/>
        <w:jc w:val="both"/>
        <w:rPr>
          <w:rFonts w:ascii="Arial" w:hAnsi="Arial" w:cs="Arial"/>
          <w:color w:val="00B050"/>
          <w:sz w:val="24"/>
          <w:szCs w:val="24"/>
          <w:shd w:val="clear" w:color="auto" w:fill="FFFFFF"/>
        </w:rPr>
      </w:pPr>
      <w:ins w:id="319" w:author="Malgorzata Nakagawa-Lagisz" w:date="2024-07-10T10:25:00Z" w16du:dateUtc="2024-07-10T00:25:00Z">
        <w:r>
          <w:rPr>
            <w:rFonts w:ascii="Arial" w:hAnsi="Arial" w:cs="Arial"/>
            <w:color w:val="00B050"/>
            <w:sz w:val="24"/>
            <w:szCs w:val="24"/>
          </w:rPr>
          <w:t xml:space="preserve">New line numbers </w:t>
        </w:r>
        <w:del w:id="320" w:author="Man Lim Ho" w:date="2024-07-10T15:58:00Z" w16du:dateUtc="2024-07-10T05:58:00Z">
          <w:r w:rsidDel="006803B1">
            <w:rPr>
              <w:rFonts w:ascii="Arial" w:hAnsi="Arial" w:cs="Arial"/>
              <w:color w:val="00B050"/>
              <w:sz w:val="24"/>
              <w:szCs w:val="24"/>
            </w:rPr>
            <w:delText>XXX</w:delText>
          </w:r>
        </w:del>
      </w:ins>
      <w:ins w:id="321" w:author="Man Lim Ho" w:date="2024-07-10T22:53:00Z" w16du:dateUtc="2024-07-10T12:53:00Z">
        <w:r w:rsidR="008E4A38">
          <w:rPr>
            <w:rFonts w:ascii="Arial" w:hAnsi="Arial" w:cs="Arial"/>
            <w:color w:val="00B050"/>
            <w:sz w:val="24"/>
            <w:szCs w:val="24"/>
          </w:rPr>
          <w:t>565-584</w:t>
        </w:r>
      </w:ins>
      <w:ins w:id="322" w:author="Malgorzata Nakagawa-Lagisz" w:date="2024-07-10T10:25:00Z" w16du:dateUtc="2024-07-10T00:25:00Z">
        <w:r>
          <w:rPr>
            <w:rFonts w:ascii="Arial" w:hAnsi="Arial" w:cs="Arial"/>
            <w:color w:val="00B050"/>
            <w:sz w:val="24"/>
            <w:szCs w:val="24"/>
          </w:rPr>
          <w:t xml:space="preserve">: </w:t>
        </w:r>
      </w:ins>
      <w:r w:rsidR="009861E2" w:rsidRPr="00D11F09">
        <w:rPr>
          <w:rFonts w:ascii="Arial" w:hAnsi="Arial" w:cs="Arial"/>
          <w:color w:val="00B050"/>
          <w:sz w:val="24"/>
          <w:szCs w:val="24"/>
          <w:shd w:val="clear" w:color="auto" w:fill="FFFFFF"/>
        </w:rPr>
        <w:t xml:space="preserve">“Limitations of the mapping process. While a </w:t>
      </w:r>
      <w:commentRangeStart w:id="323"/>
      <w:ins w:id="324" w:author="Malgorzata Nakagawa-Lagisz" w:date="2024-07-10T10:26:00Z" w16du:dateUtc="2024-07-10T00:26:00Z">
        <w:r>
          <w:rPr>
            <w:rFonts w:ascii="Arial" w:hAnsi="Arial" w:cs="Arial"/>
            <w:color w:val="00B050"/>
            <w:sz w:val="24"/>
            <w:szCs w:val="24"/>
            <w:shd w:val="clear" w:color="auto" w:fill="FFFFFF"/>
          </w:rPr>
          <w:t xml:space="preserve">systematic </w:t>
        </w:r>
        <w:commentRangeEnd w:id="323"/>
        <w:r>
          <w:rPr>
            <w:rStyle w:val="CommentReference"/>
          </w:rPr>
          <w:commentReference w:id="323"/>
        </w:r>
      </w:ins>
      <w:del w:id="325" w:author="Malgorzata Nakagawa-Lagisz" w:date="2024-07-10T10:26:00Z" w16du:dateUtc="2024-07-10T00:26:00Z">
        <w:r w:rsidR="009861E2" w:rsidRPr="00D11F09" w:rsidDel="00624428">
          <w:rPr>
            <w:rFonts w:ascii="Arial" w:hAnsi="Arial" w:cs="Arial"/>
            <w:color w:val="00B050"/>
            <w:sz w:val="24"/>
            <w:szCs w:val="24"/>
            <w:shd w:val="clear" w:color="auto" w:fill="FFFFFF"/>
          </w:rPr>
          <w:delText xml:space="preserve">comprehensive </w:delText>
        </w:r>
      </w:del>
      <w:r w:rsidR="009861E2" w:rsidRPr="00D11F09">
        <w:rPr>
          <w:rFonts w:ascii="Arial" w:hAnsi="Arial" w:cs="Arial"/>
          <w:color w:val="00B050"/>
          <w:sz w:val="24"/>
          <w:szCs w:val="24"/>
          <w:shd w:val="clear" w:color="auto" w:fill="FFFFFF"/>
        </w:rPr>
        <w:t xml:space="preserve">search strategy was </w:t>
      </w:r>
      <w:del w:id="326" w:author="Malgorzata Nakagawa-Lagisz" w:date="2024-07-10T10:27:00Z" w16du:dateUtc="2024-07-10T00:27:00Z">
        <w:r w:rsidR="009861E2" w:rsidRPr="00D11F09" w:rsidDel="00624428">
          <w:rPr>
            <w:rFonts w:ascii="Arial" w:hAnsi="Arial" w:cs="Arial"/>
            <w:color w:val="00B050"/>
            <w:sz w:val="24"/>
            <w:szCs w:val="24"/>
            <w:shd w:val="clear" w:color="auto" w:fill="FFFFFF"/>
          </w:rPr>
          <w:delText>developed and employed</w:delText>
        </w:r>
      </w:del>
      <w:ins w:id="327" w:author="Malgorzata Nakagawa-Lagisz" w:date="2024-07-10T10:27:00Z" w16du:dateUtc="2024-07-10T00:27:00Z">
        <w:r>
          <w:rPr>
            <w:rFonts w:ascii="Arial" w:hAnsi="Arial" w:cs="Arial"/>
            <w:color w:val="00B050"/>
            <w:sz w:val="24"/>
            <w:szCs w:val="24"/>
            <w:shd w:val="clear" w:color="auto" w:fill="FFFFFF"/>
          </w:rPr>
          <w:t>used</w:t>
        </w:r>
      </w:ins>
      <w:r w:rsidR="009861E2" w:rsidRPr="00D11F09">
        <w:rPr>
          <w:rFonts w:ascii="Arial" w:hAnsi="Arial" w:cs="Arial"/>
          <w:color w:val="00B050"/>
          <w:sz w:val="24"/>
          <w:szCs w:val="24"/>
          <w:shd w:val="clear" w:color="auto" w:fill="FFFFFF"/>
        </w:rPr>
        <w:t xml:space="preserve"> for this systematic map, it is essential to acknowledge the omission of relevant studies may have occurred</w:t>
      </w:r>
      <w:ins w:id="328" w:author="Malgorzata Nakagawa-Lagisz" w:date="2024-07-10T10:27:00Z" w16du:dateUtc="2024-07-10T00:27:00Z">
        <w:r>
          <w:rPr>
            <w:rFonts w:ascii="Arial" w:hAnsi="Arial" w:cs="Arial"/>
            <w:color w:val="00B050"/>
            <w:sz w:val="24"/>
            <w:szCs w:val="24"/>
            <w:shd w:val="clear" w:color="auto" w:fill="FFFFFF"/>
          </w:rPr>
          <w:t xml:space="preserve">. </w:t>
        </w:r>
      </w:ins>
      <w:del w:id="329" w:author="Malgorzata Nakagawa-Lagisz" w:date="2024-07-10T10:27:00Z" w16du:dateUtc="2024-07-10T00:27:00Z">
        <w:r w:rsidR="009861E2" w:rsidRPr="00D11F09" w:rsidDel="00624428">
          <w:rPr>
            <w:rFonts w:ascii="Arial" w:hAnsi="Arial" w:cs="Arial"/>
            <w:color w:val="00B050"/>
            <w:sz w:val="24"/>
            <w:szCs w:val="24"/>
            <w:shd w:val="clear" w:color="auto" w:fill="FFFFFF"/>
          </w:rPr>
          <w:delText xml:space="preserve">, as </w:delText>
        </w:r>
      </w:del>
      <w:ins w:id="330" w:author="Malgorzata Nakagawa-Lagisz" w:date="2024-07-10T10:27:00Z" w16du:dateUtc="2024-07-10T00:27:00Z">
        <w:r>
          <w:rPr>
            <w:rFonts w:ascii="Arial" w:hAnsi="Arial" w:cs="Arial"/>
            <w:color w:val="00B050"/>
            <w:sz w:val="24"/>
            <w:szCs w:val="24"/>
            <w:shd w:val="clear" w:color="auto" w:fill="FFFFFF"/>
          </w:rPr>
          <w:t xml:space="preserve">Specifically, </w:t>
        </w:r>
      </w:ins>
      <w:del w:id="331" w:author="Malgorzata Nakagawa-Lagisz" w:date="2024-07-10T10:27:00Z" w16du:dateUtc="2024-07-10T00:27:00Z">
        <w:r w:rsidR="009861E2" w:rsidRPr="00D11F09" w:rsidDel="00624428">
          <w:rPr>
            <w:rFonts w:ascii="Arial" w:hAnsi="Arial" w:cs="Arial"/>
            <w:color w:val="00B050"/>
            <w:sz w:val="24"/>
            <w:szCs w:val="24"/>
            <w:shd w:val="clear" w:color="auto" w:fill="FFFFFF"/>
          </w:rPr>
          <w:delText xml:space="preserve">the search string developed for this systematic map comprised a combination of general and specific terms relevant to the topic. Additionally, </w:delText>
        </w:r>
      </w:del>
      <w:r w:rsidR="009861E2" w:rsidRPr="00D11F09">
        <w:rPr>
          <w:rFonts w:ascii="Arial" w:hAnsi="Arial" w:cs="Arial"/>
          <w:color w:val="00B050"/>
          <w:sz w:val="24"/>
          <w:szCs w:val="24"/>
          <w:shd w:val="clear" w:color="auto" w:fill="FFFFFF"/>
        </w:rPr>
        <w:t xml:space="preserve">we have limited the language of our search results to be </w:t>
      </w:r>
      <w:del w:id="332" w:author="Malgorzata Nakagawa-Lagisz" w:date="2024-07-10T10:27:00Z" w16du:dateUtc="2024-07-10T00:27:00Z">
        <w:r w:rsidR="009861E2" w:rsidRPr="00D11F09" w:rsidDel="00624428">
          <w:rPr>
            <w:rFonts w:ascii="Arial" w:hAnsi="Arial" w:cs="Arial"/>
            <w:color w:val="00B050"/>
            <w:sz w:val="24"/>
            <w:szCs w:val="24"/>
            <w:shd w:val="clear" w:color="auto" w:fill="FFFFFF"/>
          </w:rPr>
          <w:delText xml:space="preserve">output </w:delText>
        </w:r>
      </w:del>
      <w:r w:rsidR="009861E2" w:rsidRPr="00D11F09">
        <w:rPr>
          <w:rFonts w:ascii="Arial" w:hAnsi="Arial" w:cs="Arial"/>
          <w:color w:val="00B050"/>
          <w:sz w:val="24"/>
          <w:szCs w:val="24"/>
          <w:shd w:val="clear" w:color="auto" w:fill="FFFFFF"/>
        </w:rPr>
        <w:t xml:space="preserve">in English only. There </w:t>
      </w:r>
      <w:del w:id="333" w:author="Man Lim Ho" w:date="2024-07-10T15:33:00Z" w16du:dateUtc="2024-07-10T05:33:00Z">
        <w:r w:rsidR="009861E2" w:rsidRPr="00D11F09" w:rsidDel="0087221C">
          <w:rPr>
            <w:rFonts w:ascii="Arial" w:hAnsi="Arial" w:cs="Arial"/>
            <w:color w:val="00B050"/>
            <w:sz w:val="24"/>
            <w:szCs w:val="24"/>
            <w:shd w:val="clear" w:color="auto" w:fill="FFFFFF"/>
          </w:rPr>
          <w:delText xml:space="preserve">are </w:delText>
        </w:r>
      </w:del>
      <w:ins w:id="334" w:author="Man Lim Ho" w:date="2024-07-10T15:33:00Z" w16du:dateUtc="2024-07-10T05:33:00Z">
        <w:r w:rsidR="0087221C">
          <w:rPr>
            <w:rFonts w:ascii="Arial" w:hAnsi="Arial" w:cs="Arial"/>
            <w:color w:val="00B050"/>
            <w:sz w:val="24"/>
            <w:szCs w:val="24"/>
            <w:shd w:val="clear" w:color="auto" w:fill="FFFFFF"/>
          </w:rPr>
          <w:t xml:space="preserve">is </w:t>
        </w:r>
      </w:ins>
      <w:r w:rsidR="009861E2" w:rsidRPr="00D11F09">
        <w:rPr>
          <w:rFonts w:ascii="Arial" w:hAnsi="Arial" w:cs="Arial"/>
          <w:color w:val="00B050"/>
          <w:sz w:val="24"/>
          <w:szCs w:val="24"/>
          <w:shd w:val="clear" w:color="auto" w:fill="FFFFFF"/>
        </w:rPr>
        <w:t xml:space="preserve">literature available in other languages that could not be included in this systematic map due to the </w:t>
      </w:r>
      <w:ins w:id="335" w:author="Malgorzata Nakagawa-Lagisz" w:date="2024-07-10T10:30:00Z" w16du:dateUtc="2024-07-10T00:30:00Z">
        <w:r w:rsidR="005130F3">
          <w:rPr>
            <w:rFonts w:ascii="Arial" w:hAnsi="Arial" w:cs="Arial"/>
            <w:color w:val="00B050"/>
            <w:sz w:val="24"/>
            <w:szCs w:val="24"/>
            <w:shd w:val="clear" w:color="auto" w:fill="FFFFFF"/>
          </w:rPr>
          <w:t xml:space="preserve">limited </w:t>
        </w:r>
      </w:ins>
      <w:r w:rsidR="009861E2" w:rsidRPr="00D11F09">
        <w:rPr>
          <w:rFonts w:ascii="Arial" w:hAnsi="Arial" w:cs="Arial"/>
          <w:color w:val="00B050"/>
          <w:sz w:val="24"/>
          <w:szCs w:val="24"/>
          <w:shd w:val="clear" w:color="auto" w:fill="FFFFFF"/>
        </w:rPr>
        <w:t xml:space="preserve">language </w:t>
      </w:r>
      <w:del w:id="336" w:author="Malgorzata Nakagawa-Lagisz" w:date="2024-07-10T10:30:00Z" w16du:dateUtc="2024-07-10T00:30:00Z">
        <w:r w:rsidR="009861E2" w:rsidRPr="00D11F09" w:rsidDel="005130F3">
          <w:rPr>
            <w:rFonts w:ascii="Arial" w:hAnsi="Arial" w:cs="Arial"/>
            <w:color w:val="00B050"/>
            <w:sz w:val="24"/>
            <w:szCs w:val="24"/>
            <w:shd w:val="clear" w:color="auto" w:fill="FFFFFF"/>
          </w:rPr>
          <w:delText xml:space="preserve">scope </w:delText>
        </w:r>
      </w:del>
      <w:ins w:id="337" w:author="Malgorzata Nakagawa-Lagisz" w:date="2024-07-10T10:30:00Z" w16du:dateUtc="2024-07-10T00:30:00Z">
        <w:r w:rsidR="005130F3">
          <w:rPr>
            <w:rFonts w:ascii="Arial" w:hAnsi="Arial" w:cs="Arial"/>
            <w:color w:val="00B050"/>
            <w:sz w:val="24"/>
            <w:szCs w:val="24"/>
            <w:shd w:val="clear" w:color="auto" w:fill="FFFFFF"/>
          </w:rPr>
          <w:t>backgrounds</w:t>
        </w:r>
        <w:r w:rsidR="005130F3" w:rsidRPr="00D11F09">
          <w:rPr>
            <w:rFonts w:ascii="Arial" w:hAnsi="Arial" w:cs="Arial"/>
            <w:color w:val="00B050"/>
            <w:sz w:val="24"/>
            <w:szCs w:val="24"/>
            <w:shd w:val="clear" w:color="auto" w:fill="FFFFFF"/>
          </w:rPr>
          <w:t xml:space="preserve"> </w:t>
        </w:r>
      </w:ins>
      <w:r w:rsidR="009861E2" w:rsidRPr="00D11F09">
        <w:rPr>
          <w:rFonts w:ascii="Arial" w:hAnsi="Arial" w:cs="Arial"/>
          <w:color w:val="00B050"/>
          <w:sz w:val="24"/>
          <w:szCs w:val="24"/>
          <w:shd w:val="clear" w:color="auto" w:fill="FFFFFF"/>
        </w:rPr>
        <w:t>of our authors</w:t>
      </w:r>
      <w:ins w:id="338" w:author="Malgorzata Nakagawa-Lagisz" w:date="2024-07-10T10:30:00Z" w16du:dateUtc="2024-07-10T00:30:00Z">
        <w:r w:rsidR="005130F3">
          <w:rPr>
            <w:rFonts w:ascii="Arial" w:hAnsi="Arial" w:cs="Arial"/>
            <w:color w:val="00B050"/>
            <w:sz w:val="24"/>
            <w:szCs w:val="24"/>
            <w:shd w:val="clear" w:color="auto" w:fill="FFFFFF"/>
          </w:rPr>
          <w:t xml:space="preserve">. </w:t>
        </w:r>
      </w:ins>
      <w:del w:id="339" w:author="Malgorzata Nakagawa-Lagisz" w:date="2024-07-10T10:30:00Z" w16du:dateUtc="2024-07-10T00:30:00Z">
        <w:r w:rsidR="009861E2" w:rsidRPr="00D11F09" w:rsidDel="005130F3">
          <w:rPr>
            <w:rFonts w:ascii="Arial" w:hAnsi="Arial" w:cs="Arial"/>
            <w:color w:val="00B050"/>
            <w:sz w:val="24"/>
            <w:szCs w:val="24"/>
            <w:shd w:val="clear" w:color="auto" w:fill="FFFFFF"/>
          </w:rPr>
          <w:delText xml:space="preserve">, and this language barrier should be acknowledged and </w:delText>
        </w:r>
      </w:del>
      <w:ins w:id="340" w:author="Malgorzata Nakagawa-Lagisz" w:date="2024-07-10T10:30:00Z" w16du:dateUtc="2024-07-10T00:30:00Z">
        <w:r w:rsidR="005130F3">
          <w:rPr>
            <w:rFonts w:ascii="Arial" w:hAnsi="Arial" w:cs="Arial"/>
            <w:color w:val="00B050"/>
            <w:sz w:val="24"/>
            <w:szCs w:val="24"/>
            <w:shd w:val="clear" w:color="auto" w:fill="FFFFFF"/>
          </w:rPr>
          <w:t>A</w:t>
        </w:r>
      </w:ins>
      <w:del w:id="341" w:author="Malgorzata Nakagawa-Lagisz" w:date="2024-07-10T10:30:00Z" w16du:dateUtc="2024-07-10T00:30:00Z">
        <w:r w:rsidR="009861E2" w:rsidRPr="00D11F09" w:rsidDel="005130F3">
          <w:rPr>
            <w:rFonts w:ascii="Arial" w:hAnsi="Arial" w:cs="Arial"/>
            <w:color w:val="00B050"/>
            <w:sz w:val="24"/>
            <w:szCs w:val="24"/>
            <w:shd w:val="clear" w:color="auto" w:fill="FFFFFF"/>
          </w:rPr>
          <w:delText>a</w:delText>
        </w:r>
      </w:del>
      <w:r w:rsidR="009861E2" w:rsidRPr="00D11F09">
        <w:rPr>
          <w:rFonts w:ascii="Arial" w:hAnsi="Arial" w:cs="Arial"/>
          <w:color w:val="00B050"/>
          <w:sz w:val="24"/>
          <w:szCs w:val="24"/>
          <w:shd w:val="clear" w:color="auto" w:fill="FFFFFF"/>
        </w:rPr>
        <w:t xml:space="preserve">uthors </w:t>
      </w:r>
      <w:del w:id="342" w:author="Malgorzata Nakagawa-Lagisz" w:date="2024-07-10T10:30:00Z" w16du:dateUtc="2024-07-10T00:30:00Z">
        <w:r w:rsidR="009861E2" w:rsidRPr="00D11F09" w:rsidDel="005130F3">
          <w:rPr>
            <w:rFonts w:ascii="Arial" w:hAnsi="Arial" w:cs="Arial"/>
            <w:color w:val="00B050"/>
            <w:sz w:val="24"/>
            <w:szCs w:val="24"/>
            <w:shd w:val="clear" w:color="auto" w:fill="FFFFFF"/>
          </w:rPr>
          <w:delText xml:space="preserve">from </w:delText>
        </w:r>
      </w:del>
      <w:ins w:id="343" w:author="Malgorzata Nakagawa-Lagisz" w:date="2024-07-10T10:30:00Z" w16du:dateUtc="2024-07-10T00:30:00Z">
        <w:r w:rsidR="005130F3">
          <w:rPr>
            <w:rFonts w:ascii="Arial" w:hAnsi="Arial" w:cs="Arial"/>
            <w:color w:val="00B050"/>
            <w:sz w:val="24"/>
            <w:szCs w:val="24"/>
            <w:shd w:val="clear" w:color="auto" w:fill="FFFFFF"/>
          </w:rPr>
          <w:t>with</w:t>
        </w:r>
        <w:r w:rsidR="005130F3" w:rsidRPr="00D11F09">
          <w:rPr>
            <w:rFonts w:ascii="Arial" w:hAnsi="Arial" w:cs="Arial"/>
            <w:color w:val="00B050"/>
            <w:sz w:val="24"/>
            <w:szCs w:val="24"/>
            <w:shd w:val="clear" w:color="auto" w:fill="FFFFFF"/>
          </w:rPr>
          <w:t xml:space="preserve"> </w:t>
        </w:r>
      </w:ins>
      <w:r w:rsidR="009861E2" w:rsidRPr="00D11F09">
        <w:rPr>
          <w:rFonts w:ascii="Arial" w:hAnsi="Arial" w:cs="Arial"/>
          <w:color w:val="00B050"/>
          <w:sz w:val="24"/>
          <w:szCs w:val="24"/>
          <w:shd w:val="clear" w:color="auto" w:fill="FFFFFF"/>
        </w:rPr>
        <w:t xml:space="preserve">different </w:t>
      </w:r>
      <w:del w:id="344" w:author="Malgorzata Nakagawa-Lagisz" w:date="2024-07-10T10:31:00Z" w16du:dateUtc="2024-07-10T00:31:00Z">
        <w:r w:rsidR="009861E2" w:rsidRPr="00D11F09" w:rsidDel="005130F3">
          <w:rPr>
            <w:rFonts w:ascii="Arial" w:hAnsi="Arial" w:cs="Arial"/>
            <w:color w:val="00B050"/>
            <w:sz w:val="24"/>
            <w:szCs w:val="24"/>
            <w:shd w:val="clear" w:color="auto" w:fill="FFFFFF"/>
          </w:rPr>
          <w:delText xml:space="preserve">language </w:delText>
        </w:r>
      </w:del>
      <w:ins w:id="345" w:author="Malgorzata Nakagawa-Lagisz" w:date="2024-07-10T10:31:00Z" w16du:dateUtc="2024-07-10T00:31:00Z">
        <w:r w:rsidR="005130F3">
          <w:rPr>
            <w:rFonts w:ascii="Arial" w:hAnsi="Arial" w:cs="Arial"/>
            <w:color w:val="00B050"/>
            <w:sz w:val="24"/>
            <w:szCs w:val="24"/>
            <w:shd w:val="clear" w:color="auto" w:fill="FFFFFF"/>
          </w:rPr>
          <w:t>linguistic</w:t>
        </w:r>
        <w:r w:rsidR="005130F3" w:rsidRPr="00D11F09">
          <w:rPr>
            <w:rFonts w:ascii="Arial" w:hAnsi="Arial" w:cs="Arial"/>
            <w:color w:val="00B050"/>
            <w:sz w:val="24"/>
            <w:szCs w:val="24"/>
            <w:shd w:val="clear" w:color="auto" w:fill="FFFFFF"/>
          </w:rPr>
          <w:t xml:space="preserve"> </w:t>
        </w:r>
      </w:ins>
      <w:r w:rsidR="009861E2" w:rsidRPr="00D11F09">
        <w:rPr>
          <w:rFonts w:ascii="Arial" w:hAnsi="Arial" w:cs="Arial"/>
          <w:color w:val="00B050"/>
          <w:sz w:val="24"/>
          <w:szCs w:val="24"/>
          <w:shd w:val="clear" w:color="auto" w:fill="FFFFFF"/>
        </w:rPr>
        <w:t xml:space="preserve">background </w:t>
      </w:r>
      <w:del w:id="346" w:author="Malgorzata Nakagawa-Lagisz" w:date="2024-07-10T10:31:00Z" w16du:dateUtc="2024-07-10T00:31:00Z">
        <w:r w:rsidR="009861E2" w:rsidRPr="00D11F09" w:rsidDel="005130F3">
          <w:rPr>
            <w:rFonts w:ascii="Arial" w:hAnsi="Arial" w:cs="Arial"/>
            <w:color w:val="00B050"/>
            <w:sz w:val="24"/>
            <w:szCs w:val="24"/>
            <w:shd w:val="clear" w:color="auto" w:fill="FFFFFF"/>
          </w:rPr>
          <w:delText xml:space="preserve">can </w:delText>
        </w:r>
      </w:del>
      <w:ins w:id="347" w:author="Malgorzata Nakagawa-Lagisz" w:date="2024-07-10T10:31:00Z" w16du:dateUtc="2024-07-10T00:31:00Z">
        <w:r w:rsidR="005130F3">
          <w:rPr>
            <w:rFonts w:ascii="Arial" w:hAnsi="Arial" w:cs="Arial"/>
            <w:color w:val="00B050"/>
            <w:sz w:val="24"/>
            <w:szCs w:val="24"/>
            <w:shd w:val="clear" w:color="auto" w:fill="FFFFFF"/>
          </w:rPr>
          <w:t>should</w:t>
        </w:r>
        <w:r w:rsidR="005130F3" w:rsidRPr="00D11F09">
          <w:rPr>
            <w:rFonts w:ascii="Arial" w:hAnsi="Arial" w:cs="Arial"/>
            <w:color w:val="00B050"/>
            <w:sz w:val="24"/>
            <w:szCs w:val="24"/>
            <w:shd w:val="clear" w:color="auto" w:fill="FFFFFF"/>
          </w:rPr>
          <w:t xml:space="preserve"> </w:t>
        </w:r>
      </w:ins>
      <w:r w:rsidR="009861E2" w:rsidRPr="00D11F09">
        <w:rPr>
          <w:rFonts w:ascii="Arial" w:hAnsi="Arial" w:cs="Arial"/>
          <w:color w:val="00B050"/>
          <w:sz w:val="24"/>
          <w:szCs w:val="24"/>
          <w:shd w:val="clear" w:color="auto" w:fill="FFFFFF"/>
        </w:rPr>
        <w:t xml:space="preserve">be included in future </w:t>
      </w:r>
      <w:del w:id="348" w:author="Malgorzata Nakagawa-Lagisz" w:date="2024-07-10T10:31:00Z" w16du:dateUtc="2024-07-10T00:31:00Z">
        <w:r w:rsidR="009861E2" w:rsidRPr="00D11F09" w:rsidDel="005130F3">
          <w:rPr>
            <w:rFonts w:ascii="Arial" w:hAnsi="Arial" w:cs="Arial"/>
            <w:color w:val="00B050"/>
            <w:sz w:val="24"/>
            <w:szCs w:val="24"/>
            <w:shd w:val="clear" w:color="auto" w:fill="FFFFFF"/>
          </w:rPr>
          <w:delText xml:space="preserve">publication </w:delText>
        </w:r>
      </w:del>
      <w:ins w:id="349" w:author="Malgorzata Nakagawa-Lagisz" w:date="2024-07-10T10:31:00Z" w16du:dateUtc="2024-07-10T00:31:00Z">
        <w:r w:rsidR="005130F3">
          <w:rPr>
            <w:rFonts w:ascii="Arial" w:hAnsi="Arial" w:cs="Arial"/>
            <w:color w:val="00B050"/>
            <w:sz w:val="24"/>
            <w:szCs w:val="24"/>
            <w:shd w:val="clear" w:color="auto" w:fill="FFFFFF"/>
          </w:rPr>
          <w:t>mapping efforts</w:t>
        </w:r>
        <w:r w:rsidR="005130F3" w:rsidRPr="00D11F09">
          <w:rPr>
            <w:rFonts w:ascii="Arial" w:hAnsi="Arial" w:cs="Arial"/>
            <w:color w:val="00B050"/>
            <w:sz w:val="24"/>
            <w:szCs w:val="24"/>
            <w:shd w:val="clear" w:color="auto" w:fill="FFFFFF"/>
          </w:rPr>
          <w:t xml:space="preserve"> </w:t>
        </w:r>
      </w:ins>
      <w:r w:rsidR="009861E2" w:rsidRPr="00D11F09">
        <w:rPr>
          <w:rFonts w:ascii="Arial" w:hAnsi="Arial" w:cs="Arial"/>
          <w:color w:val="00B050"/>
          <w:sz w:val="24"/>
          <w:szCs w:val="24"/>
          <w:shd w:val="clear" w:color="auto" w:fill="FFFFFF"/>
        </w:rPr>
        <w:t xml:space="preserve">to overcome this language barrier (60). </w:t>
      </w:r>
      <w:ins w:id="350" w:author="Malgorzata Nakagawa-Lagisz" w:date="2024-07-10T10:31:00Z" w16du:dateUtc="2024-07-10T00:31:00Z">
        <w:r w:rsidR="005130F3">
          <w:rPr>
            <w:rFonts w:ascii="Arial" w:hAnsi="Arial" w:cs="Arial"/>
            <w:color w:val="00B050"/>
            <w:sz w:val="24"/>
            <w:szCs w:val="24"/>
            <w:shd w:val="clear" w:color="auto" w:fill="FFFFFF"/>
          </w:rPr>
          <w:t xml:space="preserve">Further, </w:t>
        </w:r>
      </w:ins>
      <w:del w:id="351" w:author="Malgorzata Nakagawa-Lagisz" w:date="2024-07-10T10:31:00Z" w16du:dateUtc="2024-07-10T00:31:00Z">
        <w:r w:rsidR="009861E2" w:rsidRPr="00D11F09" w:rsidDel="005130F3">
          <w:rPr>
            <w:rFonts w:ascii="Arial" w:hAnsi="Arial" w:cs="Arial"/>
            <w:color w:val="00B050"/>
            <w:sz w:val="24"/>
            <w:szCs w:val="24"/>
            <w:shd w:val="clear" w:color="auto" w:fill="FFFFFF"/>
          </w:rPr>
          <w:delText>O</w:delText>
        </w:r>
      </w:del>
      <w:del w:id="352" w:author="Malgorzata Nakagawa-Lagisz" w:date="2024-07-10T10:32:00Z" w16du:dateUtc="2024-07-10T00:32:00Z">
        <w:r w:rsidR="009861E2" w:rsidRPr="00D11F09" w:rsidDel="005130F3">
          <w:rPr>
            <w:rFonts w:ascii="Arial" w:hAnsi="Arial" w:cs="Arial"/>
            <w:color w:val="00B050"/>
            <w:sz w:val="24"/>
            <w:szCs w:val="24"/>
            <w:shd w:val="clear" w:color="auto" w:fill="FFFFFF"/>
          </w:rPr>
          <w:delText xml:space="preserve">ur search string initially returned a large number of non-relevant literature, as we intended to capture as many relevant literatures as possible. </w:delText>
        </w:r>
      </w:del>
      <w:ins w:id="353" w:author="Malgorzata Nakagawa-Lagisz" w:date="2024-07-10T10:32:00Z" w16du:dateUtc="2024-07-10T00:32:00Z">
        <w:r w:rsidR="005130F3">
          <w:rPr>
            <w:rFonts w:ascii="Arial" w:hAnsi="Arial" w:cs="Arial"/>
            <w:color w:val="00B050"/>
            <w:sz w:val="24"/>
            <w:szCs w:val="24"/>
            <w:shd w:val="clear" w:color="auto" w:fill="FFFFFF"/>
          </w:rPr>
          <w:t>i</w:t>
        </w:r>
      </w:ins>
      <w:del w:id="354" w:author="Malgorzata Nakagawa-Lagisz" w:date="2024-07-10T10:32:00Z" w16du:dateUtc="2024-07-10T00:32:00Z">
        <w:r w:rsidR="009861E2" w:rsidRPr="00D11F09" w:rsidDel="005130F3">
          <w:rPr>
            <w:rFonts w:ascii="Arial" w:hAnsi="Arial" w:cs="Arial"/>
            <w:color w:val="00B050"/>
            <w:sz w:val="24"/>
            <w:szCs w:val="24"/>
            <w:shd w:val="clear" w:color="auto" w:fill="FFFFFF"/>
          </w:rPr>
          <w:delText>I</w:delText>
        </w:r>
      </w:del>
      <w:r w:rsidR="009861E2" w:rsidRPr="00D11F09">
        <w:rPr>
          <w:rFonts w:ascii="Arial" w:hAnsi="Arial" w:cs="Arial"/>
          <w:color w:val="00B050"/>
          <w:sz w:val="24"/>
          <w:szCs w:val="24"/>
          <w:shd w:val="clear" w:color="auto" w:fill="FFFFFF"/>
        </w:rPr>
        <w:t xml:space="preserve">ncluding more specific terms </w:t>
      </w:r>
      <w:ins w:id="355" w:author="Malgorzata Nakagawa-Lagisz" w:date="2024-07-10T10:32:00Z" w16du:dateUtc="2024-07-10T00:32:00Z">
        <w:r w:rsidR="005130F3">
          <w:rPr>
            <w:rFonts w:ascii="Arial" w:hAnsi="Arial" w:cs="Arial"/>
            <w:color w:val="00B050"/>
            <w:sz w:val="24"/>
            <w:szCs w:val="24"/>
            <w:shd w:val="clear" w:color="auto" w:fill="FFFFFF"/>
          </w:rPr>
          <w:t xml:space="preserve">in </w:t>
        </w:r>
        <w:del w:id="356" w:author="Man Lim Ho" w:date="2024-07-10T19:42:00Z" w16du:dateUtc="2024-07-10T09:42:00Z">
          <w:r w:rsidR="005130F3" w:rsidDel="007D475D">
            <w:rPr>
              <w:rFonts w:ascii="Arial" w:hAnsi="Arial" w:cs="Arial"/>
              <w:color w:val="00B050"/>
              <w:sz w:val="24"/>
              <w:szCs w:val="24"/>
              <w:shd w:val="clear" w:color="auto" w:fill="FFFFFF"/>
            </w:rPr>
            <w:delText>serch</w:delText>
          </w:r>
        </w:del>
      </w:ins>
      <w:ins w:id="357" w:author="Man Lim Ho" w:date="2024-07-10T19:42:00Z" w16du:dateUtc="2024-07-10T09:42:00Z">
        <w:r w:rsidR="007D475D">
          <w:rPr>
            <w:rFonts w:ascii="Arial" w:hAnsi="Arial" w:cs="Arial"/>
            <w:color w:val="00B050"/>
            <w:sz w:val="24"/>
            <w:szCs w:val="24"/>
            <w:shd w:val="clear" w:color="auto" w:fill="FFFFFF"/>
          </w:rPr>
          <w:t>search</w:t>
        </w:r>
      </w:ins>
      <w:ins w:id="358" w:author="Malgorzata Nakagawa-Lagisz" w:date="2024-07-10T10:32:00Z" w16du:dateUtc="2024-07-10T00:32:00Z">
        <w:r w:rsidR="005130F3">
          <w:rPr>
            <w:rFonts w:ascii="Arial" w:hAnsi="Arial" w:cs="Arial"/>
            <w:color w:val="00B050"/>
            <w:sz w:val="24"/>
            <w:szCs w:val="24"/>
            <w:shd w:val="clear" w:color="auto" w:fill="FFFFFF"/>
          </w:rPr>
          <w:t xml:space="preserve"> strings used </w:t>
        </w:r>
      </w:ins>
      <w:r w:rsidR="009861E2" w:rsidRPr="00D11F09">
        <w:rPr>
          <w:rFonts w:ascii="Arial" w:hAnsi="Arial" w:cs="Arial"/>
          <w:color w:val="00B050"/>
          <w:sz w:val="24"/>
          <w:szCs w:val="24"/>
          <w:shd w:val="clear" w:color="auto" w:fill="FFFFFF"/>
        </w:rPr>
        <w:t xml:space="preserve">for future </w:t>
      </w:r>
      <w:ins w:id="359" w:author="Malgorzata Nakagawa-Lagisz" w:date="2024-07-10T10:32:00Z" w16du:dateUtc="2024-07-10T00:32:00Z">
        <w:r w:rsidR="005130F3">
          <w:rPr>
            <w:rFonts w:ascii="Arial" w:hAnsi="Arial" w:cs="Arial"/>
            <w:color w:val="00B050"/>
            <w:sz w:val="24"/>
            <w:szCs w:val="24"/>
            <w:shd w:val="clear" w:color="auto" w:fill="FFFFFF"/>
          </w:rPr>
          <w:t xml:space="preserve">database </w:t>
        </w:r>
      </w:ins>
      <w:r w:rsidR="009861E2" w:rsidRPr="00D11F09">
        <w:rPr>
          <w:rFonts w:ascii="Arial" w:hAnsi="Arial" w:cs="Arial"/>
          <w:color w:val="00B050"/>
          <w:sz w:val="24"/>
          <w:szCs w:val="24"/>
          <w:shd w:val="clear" w:color="auto" w:fill="FFFFFF"/>
        </w:rPr>
        <w:t xml:space="preserve">searches </w:t>
      </w:r>
      <w:ins w:id="360" w:author="Malgorzata Nakagawa-Lagisz" w:date="2024-07-10T10:32:00Z" w16du:dateUtc="2024-07-10T00:32:00Z">
        <w:r w:rsidR="005130F3">
          <w:rPr>
            <w:rFonts w:ascii="Arial" w:hAnsi="Arial" w:cs="Arial"/>
            <w:color w:val="00B050"/>
            <w:sz w:val="24"/>
            <w:szCs w:val="24"/>
            <w:shd w:val="clear" w:color="auto" w:fill="FFFFFF"/>
          </w:rPr>
          <w:t xml:space="preserve">in English and other languages </w:t>
        </w:r>
      </w:ins>
      <w:del w:id="361" w:author="Malgorzata Nakagawa-Lagisz" w:date="2024-07-10T10:32:00Z" w16du:dateUtc="2024-07-10T00:32:00Z">
        <w:r w:rsidR="009861E2" w:rsidRPr="00D11F09" w:rsidDel="005130F3">
          <w:rPr>
            <w:rFonts w:ascii="Arial" w:hAnsi="Arial" w:cs="Arial"/>
            <w:color w:val="00B050"/>
            <w:sz w:val="24"/>
            <w:szCs w:val="24"/>
            <w:shd w:val="clear" w:color="auto" w:fill="FFFFFF"/>
          </w:rPr>
          <w:delText xml:space="preserve">on database </w:delText>
        </w:r>
      </w:del>
      <w:r w:rsidR="009861E2" w:rsidRPr="00D11F09">
        <w:rPr>
          <w:rFonts w:ascii="Arial" w:hAnsi="Arial" w:cs="Arial"/>
          <w:color w:val="00B050"/>
          <w:sz w:val="24"/>
          <w:szCs w:val="24"/>
          <w:shd w:val="clear" w:color="auto" w:fill="FFFFFF"/>
        </w:rPr>
        <w:t xml:space="preserve">may assist in capturing a boarder spectrum of </w:t>
      </w:r>
      <w:ins w:id="362" w:author="Malgorzata Nakagawa-Lagisz" w:date="2024-07-10T10:32:00Z" w16du:dateUtc="2024-07-10T00:32:00Z">
        <w:r w:rsidR="005130F3">
          <w:rPr>
            <w:rFonts w:ascii="Arial" w:hAnsi="Arial" w:cs="Arial"/>
            <w:color w:val="00B050"/>
            <w:sz w:val="24"/>
            <w:szCs w:val="24"/>
            <w:shd w:val="clear" w:color="auto" w:fill="FFFFFF"/>
          </w:rPr>
          <w:t xml:space="preserve">relevant </w:t>
        </w:r>
      </w:ins>
      <w:r w:rsidR="009861E2" w:rsidRPr="00D11F09">
        <w:rPr>
          <w:rFonts w:ascii="Arial" w:hAnsi="Arial" w:cs="Arial"/>
          <w:color w:val="00B050"/>
          <w:sz w:val="24"/>
          <w:szCs w:val="24"/>
          <w:shd w:val="clear" w:color="auto" w:fill="FFFFFF"/>
        </w:rPr>
        <w:t>articles.</w:t>
      </w:r>
      <w:del w:id="363" w:author="Malgorzata Nakagawa-Lagisz" w:date="2024-07-10T10:32:00Z" w16du:dateUtc="2024-07-10T00:32:00Z">
        <w:r w:rsidR="009861E2" w:rsidRPr="00D11F09" w:rsidDel="005130F3">
          <w:rPr>
            <w:rFonts w:ascii="Arial" w:hAnsi="Arial" w:cs="Arial"/>
            <w:color w:val="00B050"/>
            <w:sz w:val="24"/>
            <w:szCs w:val="24"/>
            <w:shd w:val="clear" w:color="auto" w:fill="FFFFFF"/>
          </w:rPr>
          <w:delText xml:space="preserve"> Despite that, we believe </w:delText>
        </w:r>
        <w:r w:rsidR="009861E2" w:rsidRPr="00D11F09" w:rsidDel="005130F3">
          <w:rPr>
            <w:rFonts w:ascii="Arial" w:hAnsi="Arial" w:cs="Arial"/>
            <w:color w:val="00B050"/>
            <w:sz w:val="24"/>
            <w:szCs w:val="24"/>
            <w:shd w:val="clear" w:color="auto" w:fill="FFFFFF"/>
          </w:rPr>
          <w:lastRenderedPageBreak/>
          <w:delText>our search string has successfully captured a broad spectrum of articles available, enabling the mapping of evidence base.</w:delText>
        </w:r>
      </w:del>
    </w:p>
    <w:p w14:paraId="63E0AD31" w14:textId="0F7517AB" w:rsidR="009861E2" w:rsidRPr="00D11F09" w:rsidRDefault="009861E2" w:rsidP="009861E2">
      <w:pPr>
        <w:spacing w:before="240" w:line="480" w:lineRule="auto"/>
        <w:jc w:val="both"/>
        <w:rPr>
          <w:rFonts w:ascii="Arial" w:hAnsi="Arial" w:cs="Arial"/>
          <w:color w:val="00B050"/>
          <w:sz w:val="24"/>
          <w:szCs w:val="24"/>
          <w:shd w:val="clear" w:color="auto" w:fill="FFFFFF"/>
        </w:rPr>
      </w:pPr>
      <w:r w:rsidRPr="00D11F09">
        <w:rPr>
          <w:rFonts w:ascii="Arial" w:hAnsi="Arial" w:cs="Arial"/>
          <w:color w:val="00B050"/>
          <w:sz w:val="24"/>
          <w:szCs w:val="24"/>
          <w:shd w:val="clear" w:color="auto" w:fill="FFFFFF"/>
        </w:rPr>
        <w:t xml:space="preserve">Additionally, for the purpose of this systematic map, we have limited the </w:t>
      </w:r>
      <w:ins w:id="364" w:author="Malgorzata Nakagawa-Lagisz" w:date="2024-07-10T10:32:00Z" w16du:dateUtc="2024-07-10T00:32:00Z">
        <w:r w:rsidR="005130F3">
          <w:rPr>
            <w:rFonts w:ascii="Arial" w:hAnsi="Arial" w:cs="Arial"/>
            <w:color w:val="00B050"/>
            <w:sz w:val="24"/>
            <w:szCs w:val="24"/>
            <w:shd w:val="clear" w:color="auto" w:fill="FFFFFF"/>
          </w:rPr>
          <w:t xml:space="preserve">included </w:t>
        </w:r>
      </w:ins>
      <w:r w:rsidRPr="00D11F09">
        <w:rPr>
          <w:rFonts w:ascii="Arial" w:hAnsi="Arial" w:cs="Arial"/>
          <w:color w:val="00B050"/>
          <w:sz w:val="24"/>
          <w:szCs w:val="24"/>
          <w:shd w:val="clear" w:color="auto" w:fill="FFFFFF"/>
        </w:rPr>
        <w:t xml:space="preserve">literature to publications since 2010 and before June 2023. We acknowledge that </w:t>
      </w:r>
      <w:ins w:id="365" w:author="Malgorzata Nakagawa-Lagisz" w:date="2024-07-10T10:33:00Z" w16du:dateUtc="2024-07-10T00:33:00Z">
        <w:r w:rsidR="005130F3">
          <w:rPr>
            <w:rFonts w:ascii="Arial" w:hAnsi="Arial" w:cs="Arial"/>
            <w:color w:val="00B050"/>
            <w:sz w:val="24"/>
            <w:szCs w:val="24"/>
            <w:shd w:val="clear" w:color="auto" w:fill="FFFFFF"/>
          </w:rPr>
          <w:t xml:space="preserve">earlier </w:t>
        </w:r>
      </w:ins>
      <w:r w:rsidRPr="00D11F09">
        <w:rPr>
          <w:rFonts w:ascii="Arial" w:hAnsi="Arial" w:cs="Arial"/>
          <w:color w:val="00B050"/>
          <w:sz w:val="24"/>
          <w:szCs w:val="24"/>
          <w:shd w:val="clear" w:color="auto" w:fill="FFFFFF"/>
        </w:rPr>
        <w:t xml:space="preserve">literature regarding impact of ocean warming on subtropical and temperate coral reefs and coral systems exist, however, in this systematic map, the focus is the literature </w:t>
      </w:r>
      <w:del w:id="366" w:author="Malgorzata Nakagawa-Lagisz" w:date="2024-07-10T10:33:00Z" w16du:dateUtc="2024-07-10T00:33:00Z">
        <w:r w:rsidRPr="00D11F09" w:rsidDel="005130F3">
          <w:rPr>
            <w:rFonts w:ascii="Arial" w:hAnsi="Arial" w:cs="Arial"/>
            <w:color w:val="00B050"/>
            <w:sz w:val="24"/>
            <w:szCs w:val="24"/>
            <w:shd w:val="clear" w:color="auto" w:fill="FFFFFF"/>
          </w:rPr>
          <w:delText xml:space="preserve">available </w:delText>
        </w:r>
      </w:del>
      <w:ins w:id="367" w:author="Malgorzata Nakagawa-Lagisz" w:date="2024-07-10T10:33:00Z" w16du:dateUtc="2024-07-10T00:33:00Z">
        <w:r w:rsidR="005130F3">
          <w:rPr>
            <w:rFonts w:ascii="Arial" w:hAnsi="Arial" w:cs="Arial"/>
            <w:color w:val="00B050"/>
            <w:sz w:val="24"/>
            <w:szCs w:val="24"/>
            <w:shd w:val="clear" w:color="auto" w:fill="FFFFFF"/>
          </w:rPr>
          <w:t>produced</w:t>
        </w:r>
        <w:r w:rsidR="005130F3" w:rsidRPr="00D11F09">
          <w:rPr>
            <w:rFonts w:ascii="Arial" w:hAnsi="Arial" w:cs="Arial"/>
            <w:color w:val="00B050"/>
            <w:sz w:val="24"/>
            <w:szCs w:val="24"/>
            <w:shd w:val="clear" w:color="auto" w:fill="FFFFFF"/>
          </w:rPr>
          <w:t xml:space="preserve"> </w:t>
        </w:r>
      </w:ins>
      <w:r w:rsidRPr="00D11F09">
        <w:rPr>
          <w:rFonts w:ascii="Arial" w:hAnsi="Arial" w:cs="Arial"/>
          <w:color w:val="00B050"/>
          <w:sz w:val="24"/>
          <w:szCs w:val="24"/>
          <w:shd w:val="clear" w:color="auto" w:fill="FFFFFF"/>
        </w:rPr>
        <w:t>in the last decade, where</w:t>
      </w:r>
      <w:del w:id="368" w:author="Malgorzata Nakagawa-Lagisz" w:date="2024-07-10T10:33:00Z" w16du:dateUtc="2024-07-10T00:33:00Z">
        <w:r w:rsidRPr="00D11F09" w:rsidDel="005130F3">
          <w:rPr>
            <w:rFonts w:ascii="Arial" w:hAnsi="Arial" w:cs="Arial"/>
            <w:color w:val="00B050"/>
            <w:sz w:val="24"/>
            <w:szCs w:val="24"/>
            <w:shd w:val="clear" w:color="auto" w:fill="FFFFFF"/>
          </w:rPr>
          <w:delText>as</w:delText>
        </w:r>
      </w:del>
      <w:r w:rsidRPr="00D11F09">
        <w:rPr>
          <w:rFonts w:ascii="Arial" w:hAnsi="Arial" w:cs="Arial"/>
          <w:color w:val="00B050"/>
          <w:sz w:val="24"/>
          <w:szCs w:val="24"/>
          <w:shd w:val="clear" w:color="auto" w:fill="FFFFFF"/>
        </w:rPr>
        <w:t xml:space="preserve"> results are </w:t>
      </w:r>
      <w:del w:id="369" w:author="Malgorzata Nakagawa-Lagisz" w:date="2024-07-10T10:33:00Z" w16du:dateUtc="2024-07-10T00:33:00Z">
        <w:r w:rsidRPr="00D11F09" w:rsidDel="005130F3">
          <w:rPr>
            <w:rFonts w:ascii="Arial" w:hAnsi="Arial" w:cs="Arial"/>
            <w:color w:val="00B050"/>
            <w:sz w:val="24"/>
            <w:szCs w:val="24"/>
            <w:shd w:val="clear" w:color="auto" w:fill="FFFFFF"/>
          </w:rPr>
          <w:delText>more recent and</w:delText>
        </w:r>
      </w:del>
      <w:ins w:id="370" w:author="Malgorzata Nakagawa-Lagisz" w:date="2024-07-10T10:33:00Z" w16du:dateUtc="2024-07-10T00:33:00Z">
        <w:r w:rsidR="005130F3">
          <w:rPr>
            <w:rFonts w:ascii="Arial" w:hAnsi="Arial" w:cs="Arial"/>
            <w:color w:val="00B050"/>
            <w:sz w:val="24"/>
            <w:szCs w:val="24"/>
            <w:shd w:val="clear" w:color="auto" w:fill="FFFFFF"/>
          </w:rPr>
          <w:t>most</w:t>
        </w:r>
      </w:ins>
      <w:r w:rsidRPr="00D11F09">
        <w:rPr>
          <w:rFonts w:ascii="Arial" w:hAnsi="Arial" w:cs="Arial"/>
          <w:color w:val="00B050"/>
          <w:sz w:val="24"/>
          <w:szCs w:val="24"/>
          <w:shd w:val="clear" w:color="auto" w:fill="FFFFFF"/>
        </w:rPr>
        <w:t xml:space="preserve"> relevant to the introduction and utilisation of ocean warming indicators </w:t>
      </w:r>
      <w:del w:id="371" w:author="Malgorzata Nakagawa-Lagisz" w:date="2024-07-10T10:33:00Z" w16du:dateUtc="2024-07-10T00:33:00Z">
        <w:r w:rsidRPr="00D11F09" w:rsidDel="005130F3">
          <w:rPr>
            <w:rFonts w:ascii="Arial" w:hAnsi="Arial" w:cs="Arial"/>
            <w:color w:val="00B050"/>
            <w:sz w:val="24"/>
            <w:szCs w:val="24"/>
            <w:shd w:val="clear" w:color="auto" w:fill="FFFFFF"/>
          </w:rPr>
          <w:delText xml:space="preserve">on </w:delText>
        </w:r>
      </w:del>
      <w:ins w:id="372" w:author="Malgorzata Nakagawa-Lagisz" w:date="2024-07-10T10:33:00Z" w16du:dateUtc="2024-07-10T00:33:00Z">
        <w:r w:rsidR="005130F3">
          <w:rPr>
            <w:rFonts w:ascii="Arial" w:hAnsi="Arial" w:cs="Arial"/>
            <w:color w:val="00B050"/>
            <w:sz w:val="24"/>
            <w:szCs w:val="24"/>
            <w:shd w:val="clear" w:color="auto" w:fill="FFFFFF"/>
          </w:rPr>
          <w:t>for</w:t>
        </w:r>
        <w:r w:rsidR="005130F3" w:rsidRPr="00D11F09">
          <w:rPr>
            <w:rFonts w:ascii="Arial" w:hAnsi="Arial" w:cs="Arial"/>
            <w:color w:val="00B050"/>
            <w:sz w:val="24"/>
            <w:szCs w:val="24"/>
            <w:shd w:val="clear" w:color="auto" w:fill="FFFFFF"/>
          </w:rPr>
          <w:t xml:space="preserve"> </w:t>
        </w:r>
      </w:ins>
      <w:r w:rsidRPr="00D11F09">
        <w:rPr>
          <w:rFonts w:ascii="Arial" w:hAnsi="Arial" w:cs="Arial"/>
          <w:color w:val="00B050"/>
          <w:sz w:val="24"/>
          <w:szCs w:val="24"/>
          <w:shd w:val="clear" w:color="auto" w:fill="FFFFFF"/>
        </w:rPr>
        <w:t>coral reefs, such as degree heating weeks and marine heatwaves.</w:t>
      </w:r>
      <w:del w:id="373" w:author="Malgorzata Nakagawa-Lagisz" w:date="2024-07-10T10:33:00Z" w16du:dateUtc="2024-07-10T00:33:00Z">
        <w:r w:rsidRPr="00D11F09" w:rsidDel="005130F3">
          <w:rPr>
            <w:rFonts w:ascii="Arial" w:hAnsi="Arial" w:cs="Arial"/>
            <w:color w:val="00B050"/>
            <w:sz w:val="24"/>
            <w:szCs w:val="24"/>
            <w:shd w:val="clear" w:color="auto" w:fill="FFFFFF"/>
          </w:rPr>
          <w:delText xml:space="preserve"> Despite that, we believe we have captured most recent and relevant literature for the mapping of the evidence base.</w:delText>
        </w:r>
      </w:del>
    </w:p>
    <w:p w14:paraId="3D611D13" w14:textId="5C89C433" w:rsidR="009861E2" w:rsidRPr="00D11F09" w:rsidDel="005130F3" w:rsidRDefault="009861E2" w:rsidP="009861E2">
      <w:pPr>
        <w:spacing w:before="240" w:line="480" w:lineRule="auto"/>
        <w:jc w:val="both"/>
        <w:rPr>
          <w:del w:id="374" w:author="Malgorzata Nakagawa-Lagisz" w:date="2024-07-10T10:34:00Z" w16du:dateUtc="2024-07-10T00:34:00Z"/>
          <w:rFonts w:ascii="Arial" w:hAnsi="Arial" w:cs="Arial"/>
          <w:color w:val="00B050"/>
          <w:sz w:val="24"/>
          <w:szCs w:val="24"/>
          <w:shd w:val="clear" w:color="auto" w:fill="FFFFFF"/>
        </w:rPr>
      </w:pPr>
      <w:del w:id="375" w:author="Malgorzata Nakagawa-Lagisz" w:date="2024-07-10T10:34:00Z" w16du:dateUtc="2024-07-10T00:34:00Z">
        <w:r w:rsidRPr="00D11F09" w:rsidDel="005130F3">
          <w:rPr>
            <w:rFonts w:ascii="Arial" w:hAnsi="Arial" w:cs="Arial"/>
            <w:color w:val="00B050"/>
            <w:sz w:val="24"/>
            <w:szCs w:val="24"/>
            <w:shd w:val="clear" w:color="auto" w:fill="FFFFFF"/>
          </w:rPr>
          <w:delText>Our systematic map database is also subjected to author biases, as this systematic map was created by authors with a deeper understanding of the conceptual framework of this study. The CEE guideline recommends authors to create databases by asking subject experts, researchers or other stakeholders (38).</w:delText>
        </w:r>
      </w:del>
    </w:p>
    <w:p w14:paraId="7C7A242F" w14:textId="03C05919" w:rsidR="009861E2" w:rsidRDefault="009861E2" w:rsidP="009861E2">
      <w:pPr>
        <w:spacing w:before="240" w:line="480" w:lineRule="auto"/>
        <w:jc w:val="both"/>
        <w:rPr>
          <w:rFonts w:ascii="Arial" w:hAnsi="Arial" w:cs="Arial"/>
          <w:color w:val="000033"/>
          <w:sz w:val="24"/>
          <w:szCs w:val="24"/>
          <w:shd w:val="clear" w:color="auto" w:fill="FFFFFF"/>
        </w:rPr>
      </w:pPr>
      <w:r w:rsidRPr="00D11F09">
        <w:rPr>
          <w:rFonts w:ascii="Arial" w:hAnsi="Arial" w:cs="Arial"/>
          <w:color w:val="00B050"/>
          <w:sz w:val="24"/>
          <w:szCs w:val="24"/>
          <w:shd w:val="clear" w:color="auto" w:fill="FFFFFF"/>
        </w:rPr>
        <w:t xml:space="preserve">Limitations due to bias in the evidence found. The systematic map </w:t>
      </w:r>
      <w:ins w:id="376" w:author="Malgorzata Nakagawa-Lagisz" w:date="2024-07-10T10:34:00Z" w16du:dateUtc="2024-07-10T00:34:00Z">
        <w:r w:rsidR="005130F3">
          <w:rPr>
            <w:rFonts w:ascii="Arial" w:hAnsi="Arial" w:cs="Arial"/>
            <w:color w:val="00B050"/>
            <w:sz w:val="24"/>
            <w:szCs w:val="24"/>
            <w:shd w:val="clear" w:color="auto" w:fill="FFFFFF"/>
          </w:rPr>
          <w:t xml:space="preserve">may be </w:t>
        </w:r>
      </w:ins>
      <w:del w:id="377" w:author="Malgorzata Nakagawa-Lagisz" w:date="2024-07-10T10:34:00Z" w16du:dateUtc="2024-07-10T00:34:00Z">
        <w:r w:rsidRPr="00D11F09" w:rsidDel="005130F3">
          <w:rPr>
            <w:rFonts w:ascii="Arial" w:hAnsi="Arial" w:cs="Arial"/>
            <w:color w:val="00B050"/>
            <w:sz w:val="24"/>
            <w:szCs w:val="24"/>
            <w:shd w:val="clear" w:color="auto" w:fill="FFFFFF"/>
          </w:rPr>
          <w:delText xml:space="preserve">is further </w:delText>
        </w:r>
      </w:del>
      <w:r w:rsidRPr="00D11F09">
        <w:rPr>
          <w:rFonts w:ascii="Arial" w:hAnsi="Arial" w:cs="Arial"/>
          <w:color w:val="00B050"/>
          <w:sz w:val="24"/>
          <w:szCs w:val="24"/>
          <w:shd w:val="clear" w:color="auto" w:fill="FFFFFF"/>
        </w:rPr>
        <w:t>limited by inherent biases found in the evidence pool provided in this map. We did not conduct a critical appraisal of study validity and hence we did not assess all the parameters presented which might affect the conclusions deduced from the articles included. This might have introduced bias to the results presented in this systematic map.”</w:t>
      </w:r>
    </w:p>
    <w:p w14:paraId="12CBAE49" w14:textId="3022710A"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12. the conclusion provides clear and informative messages (NOT ADVOCACY) about the state of the evidence base for policy, management, and research as appropriate.</w:t>
      </w:r>
    </w:p>
    <w:p w14:paraId="6BF41974" w14:textId="77777777" w:rsidR="00BB3DB4"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Implications for research are provided but not implication for policy/management.</w:t>
      </w:r>
    </w:p>
    <w:p w14:paraId="7D132CD3" w14:textId="406CB7E7" w:rsidR="005130F3" w:rsidRDefault="00BB3DB4" w:rsidP="0016179E">
      <w:pPr>
        <w:spacing w:before="240" w:line="480" w:lineRule="auto"/>
        <w:jc w:val="both"/>
        <w:rPr>
          <w:ins w:id="378" w:author="Malgorzata Nakagawa-Lagisz" w:date="2024-07-10T10:34:00Z" w16du:dateUtc="2024-07-10T00:34:00Z"/>
          <w:rFonts w:ascii="Arial" w:hAnsi="Arial" w:cs="Arial"/>
          <w:color w:val="00B050"/>
          <w:sz w:val="24"/>
          <w:szCs w:val="24"/>
          <w:shd w:val="clear" w:color="auto" w:fill="FFFFFF"/>
        </w:rPr>
      </w:pPr>
      <w:r w:rsidRPr="00BB3DB4">
        <w:rPr>
          <w:rFonts w:ascii="Arial" w:hAnsi="Arial" w:cs="Arial"/>
          <w:color w:val="00B050"/>
          <w:sz w:val="24"/>
          <w:szCs w:val="24"/>
          <w:shd w:val="clear" w:color="auto" w:fill="FFFFFF"/>
        </w:rPr>
        <w:t xml:space="preserve">Author Response: We have added a </w:t>
      </w:r>
      <w:ins w:id="379" w:author="Malgorzata Nakagawa-Lagisz" w:date="2024-07-10T10:34:00Z" w16du:dateUtc="2024-07-10T00:34:00Z">
        <w:r w:rsidR="005130F3">
          <w:rPr>
            <w:rFonts w:ascii="Arial" w:hAnsi="Arial" w:cs="Arial"/>
            <w:color w:val="00B050"/>
            <w:sz w:val="24"/>
            <w:szCs w:val="24"/>
            <w:shd w:val="clear" w:color="auto" w:fill="FFFFFF"/>
          </w:rPr>
          <w:t xml:space="preserve">new </w:t>
        </w:r>
      </w:ins>
      <w:r w:rsidRPr="00BB3DB4">
        <w:rPr>
          <w:rFonts w:ascii="Arial" w:hAnsi="Arial" w:cs="Arial"/>
          <w:color w:val="00B050"/>
          <w:sz w:val="24"/>
          <w:szCs w:val="24"/>
          <w:shd w:val="clear" w:color="auto" w:fill="FFFFFF"/>
        </w:rPr>
        <w:t>section o</w:t>
      </w:r>
      <w:ins w:id="380" w:author="Malgorzata Nakagawa-Lagisz" w:date="2024-07-10T10:34:00Z" w16du:dateUtc="2024-07-10T00:34:00Z">
        <w:r w:rsidR="005130F3">
          <w:rPr>
            <w:rFonts w:ascii="Arial" w:hAnsi="Arial" w:cs="Arial"/>
            <w:color w:val="00B050"/>
            <w:sz w:val="24"/>
            <w:szCs w:val="24"/>
            <w:shd w:val="clear" w:color="auto" w:fill="FFFFFF"/>
          </w:rPr>
          <w:t>n</w:t>
        </w:r>
      </w:ins>
      <w:del w:id="381" w:author="Malgorzata Nakagawa-Lagisz" w:date="2024-07-10T10:34:00Z" w16du:dateUtc="2024-07-10T00:34:00Z">
        <w:r w:rsidRPr="00BB3DB4" w:rsidDel="005130F3">
          <w:rPr>
            <w:rFonts w:ascii="Arial" w:hAnsi="Arial" w:cs="Arial"/>
            <w:color w:val="00B050"/>
            <w:sz w:val="24"/>
            <w:szCs w:val="24"/>
            <w:shd w:val="clear" w:color="auto" w:fill="FFFFFF"/>
          </w:rPr>
          <w:delText>f</w:delText>
        </w:r>
      </w:del>
      <w:r w:rsidRPr="00BB3DB4">
        <w:rPr>
          <w:rFonts w:ascii="Arial" w:hAnsi="Arial" w:cs="Arial"/>
          <w:color w:val="00B050"/>
          <w:sz w:val="24"/>
          <w:szCs w:val="24"/>
          <w:shd w:val="clear" w:color="auto" w:fill="FFFFFF"/>
        </w:rPr>
        <w:t xml:space="preserve"> implications for policy/management to this manuscript</w:t>
      </w:r>
      <w:del w:id="382" w:author="Malgorzata Nakagawa-Lagisz" w:date="2024-07-10T10:34:00Z" w16du:dateUtc="2024-07-10T00:34:00Z">
        <w:r w:rsidRPr="00BB3DB4" w:rsidDel="005130F3">
          <w:rPr>
            <w:rFonts w:ascii="Arial" w:hAnsi="Arial" w:cs="Arial"/>
            <w:color w:val="00B050"/>
            <w:sz w:val="24"/>
            <w:szCs w:val="24"/>
            <w:shd w:val="clear" w:color="auto" w:fill="FFFFFF"/>
          </w:rPr>
          <w:delText>. The following are added to the section</w:delText>
        </w:r>
      </w:del>
      <w:ins w:id="383" w:author="Malgorzata Nakagawa-Lagisz" w:date="2024-07-10T10:34:00Z" w16du:dateUtc="2024-07-10T00:34:00Z">
        <w:r w:rsidR="005130F3">
          <w:rPr>
            <w:rFonts w:ascii="Arial" w:hAnsi="Arial" w:cs="Arial"/>
            <w:color w:val="00B050"/>
            <w:sz w:val="24"/>
            <w:szCs w:val="24"/>
            <w:shd w:val="clear" w:color="auto" w:fill="FFFFFF"/>
          </w:rPr>
          <w:t>, as follows</w:t>
        </w:r>
      </w:ins>
      <w:r w:rsidRPr="00BB3DB4">
        <w:rPr>
          <w:rFonts w:ascii="Arial" w:hAnsi="Arial" w:cs="Arial"/>
          <w:color w:val="00B050"/>
          <w:sz w:val="24"/>
          <w:szCs w:val="24"/>
          <w:shd w:val="clear" w:color="auto" w:fill="FFFFFF"/>
        </w:rPr>
        <w:t xml:space="preserve">: </w:t>
      </w:r>
    </w:p>
    <w:p w14:paraId="69CBE402" w14:textId="1FB63F4A" w:rsidR="00BB3DB4" w:rsidRPr="00BB3DB4" w:rsidRDefault="005130F3" w:rsidP="0016179E">
      <w:pPr>
        <w:spacing w:before="240" w:line="480" w:lineRule="auto"/>
        <w:jc w:val="both"/>
        <w:rPr>
          <w:rFonts w:ascii="Arial" w:hAnsi="Arial" w:cs="Arial"/>
          <w:color w:val="00B050"/>
          <w:sz w:val="24"/>
          <w:szCs w:val="24"/>
          <w:shd w:val="clear" w:color="auto" w:fill="FFFFFF"/>
        </w:rPr>
      </w:pPr>
      <w:ins w:id="384" w:author="Malgorzata Nakagawa-Lagisz" w:date="2024-07-10T10:35:00Z" w16du:dateUtc="2024-07-10T00:35:00Z">
        <w:r>
          <w:rPr>
            <w:rFonts w:ascii="Arial" w:hAnsi="Arial" w:cs="Arial"/>
            <w:color w:val="00B050"/>
            <w:sz w:val="24"/>
            <w:szCs w:val="24"/>
          </w:rPr>
          <w:t xml:space="preserve">New line numbers </w:t>
        </w:r>
        <w:del w:id="385" w:author="Man Lim Ho" w:date="2024-07-10T16:00:00Z" w16du:dateUtc="2024-07-10T06:00:00Z">
          <w:r w:rsidDel="00186BA0">
            <w:rPr>
              <w:rFonts w:ascii="Arial" w:hAnsi="Arial" w:cs="Arial"/>
              <w:color w:val="00B050"/>
              <w:sz w:val="24"/>
              <w:szCs w:val="24"/>
            </w:rPr>
            <w:delText>XXX</w:delText>
          </w:r>
        </w:del>
      </w:ins>
      <w:ins w:id="386" w:author="Man Lim Ho" w:date="2024-07-10T22:34:00Z" w16du:dateUtc="2024-07-10T12:34:00Z">
        <w:r w:rsidR="00065873">
          <w:rPr>
            <w:rFonts w:ascii="Arial" w:hAnsi="Arial" w:cs="Arial"/>
            <w:color w:val="00B050"/>
            <w:sz w:val="24"/>
            <w:szCs w:val="24"/>
          </w:rPr>
          <w:t>6</w:t>
        </w:r>
      </w:ins>
      <w:ins w:id="387" w:author="Man Lim Ho" w:date="2024-07-10T22:53:00Z" w16du:dateUtc="2024-07-10T12:53:00Z">
        <w:r w:rsidR="008E4A38">
          <w:rPr>
            <w:rFonts w:ascii="Arial" w:hAnsi="Arial" w:cs="Arial"/>
            <w:color w:val="00B050"/>
            <w:sz w:val="24"/>
            <w:szCs w:val="24"/>
          </w:rPr>
          <w:t>34</w:t>
        </w:r>
      </w:ins>
      <w:ins w:id="388" w:author="Man Lim Ho" w:date="2024-07-10T22:34:00Z" w16du:dateUtc="2024-07-10T12:34:00Z">
        <w:r w:rsidR="00065873">
          <w:rPr>
            <w:rFonts w:ascii="Arial" w:hAnsi="Arial" w:cs="Arial"/>
            <w:color w:val="00B050"/>
            <w:sz w:val="24"/>
            <w:szCs w:val="24"/>
          </w:rPr>
          <w:t>-63</w:t>
        </w:r>
      </w:ins>
      <w:ins w:id="389" w:author="Man Lim Ho" w:date="2024-07-10T22:53:00Z" w16du:dateUtc="2024-07-10T12:53:00Z">
        <w:r w:rsidR="008E4A38">
          <w:rPr>
            <w:rFonts w:ascii="Arial" w:hAnsi="Arial" w:cs="Arial"/>
            <w:color w:val="00B050"/>
            <w:sz w:val="24"/>
            <w:szCs w:val="24"/>
          </w:rPr>
          <w:t>8</w:t>
        </w:r>
      </w:ins>
      <w:ins w:id="390" w:author="Malgorzata Nakagawa-Lagisz" w:date="2024-07-10T10:35:00Z" w16du:dateUtc="2024-07-10T00:35:00Z">
        <w:r>
          <w:rPr>
            <w:rFonts w:ascii="Arial" w:hAnsi="Arial" w:cs="Arial"/>
            <w:color w:val="00B050"/>
            <w:sz w:val="24"/>
            <w:szCs w:val="24"/>
          </w:rPr>
          <w:t xml:space="preserve">: </w:t>
        </w:r>
      </w:ins>
      <w:r w:rsidR="00BB3DB4" w:rsidRPr="00BB3DB4">
        <w:rPr>
          <w:rFonts w:ascii="Arial" w:hAnsi="Arial" w:cs="Arial"/>
          <w:color w:val="00B050"/>
          <w:sz w:val="24"/>
          <w:szCs w:val="24"/>
          <w:shd w:val="clear" w:color="auto" w:fill="FFFFFF"/>
        </w:rPr>
        <w:t>“</w:t>
      </w:r>
      <w:r w:rsidR="00BB3DB4" w:rsidRPr="00BB3DB4">
        <w:rPr>
          <w:rFonts w:ascii="Arial" w:hAnsi="Arial" w:cs="Arial"/>
          <w:b/>
          <w:bCs/>
          <w:color w:val="00B050"/>
          <w:sz w:val="24"/>
          <w:szCs w:val="24"/>
          <w:shd w:val="clear" w:color="auto" w:fill="FFFFFF"/>
        </w:rPr>
        <w:t>Implications for policy/management.</w:t>
      </w:r>
      <w:r w:rsidR="00BB3DB4" w:rsidRPr="00BB3DB4">
        <w:rPr>
          <w:rFonts w:ascii="Arial" w:hAnsi="Arial" w:cs="Arial"/>
          <w:color w:val="00B050"/>
          <w:sz w:val="24"/>
          <w:szCs w:val="24"/>
          <w:shd w:val="clear" w:color="auto" w:fill="FFFFFF"/>
        </w:rPr>
        <w:t xml:space="preserve"> The </w:t>
      </w:r>
      <w:ins w:id="391" w:author="Malgorzata Nakagawa-Lagisz" w:date="2024-07-10T10:38:00Z" w16du:dateUtc="2024-07-10T00:38:00Z">
        <w:r>
          <w:rPr>
            <w:rFonts w:ascii="Arial" w:hAnsi="Arial" w:cs="Arial"/>
            <w:color w:val="00B050"/>
            <w:sz w:val="24"/>
            <w:szCs w:val="24"/>
            <w:shd w:val="clear" w:color="auto" w:fill="FFFFFF"/>
          </w:rPr>
          <w:t xml:space="preserve">collection of </w:t>
        </w:r>
      </w:ins>
      <w:r w:rsidR="00BB3DB4" w:rsidRPr="00BB3DB4">
        <w:rPr>
          <w:rFonts w:ascii="Arial" w:hAnsi="Arial" w:cs="Arial"/>
          <w:color w:val="00B050"/>
          <w:sz w:val="24"/>
          <w:szCs w:val="24"/>
          <w:shd w:val="clear" w:color="auto" w:fill="FFFFFF"/>
        </w:rPr>
        <w:t xml:space="preserve">evidence </w:t>
      </w:r>
      <w:del w:id="392" w:author="Malgorzata Nakagawa-Lagisz" w:date="2024-07-10T10:38:00Z" w16du:dateUtc="2024-07-10T00:38:00Z">
        <w:r w:rsidR="00BB3DB4" w:rsidRPr="00BB3DB4" w:rsidDel="005130F3">
          <w:rPr>
            <w:rFonts w:ascii="Arial" w:hAnsi="Arial" w:cs="Arial"/>
            <w:color w:val="00B050"/>
            <w:sz w:val="24"/>
            <w:szCs w:val="24"/>
            <w:shd w:val="clear" w:color="auto" w:fill="FFFFFF"/>
          </w:rPr>
          <w:delText xml:space="preserve">on existing literature </w:delText>
        </w:r>
      </w:del>
      <w:r w:rsidR="00BB3DB4" w:rsidRPr="00BB3DB4">
        <w:rPr>
          <w:rFonts w:ascii="Arial" w:hAnsi="Arial" w:cs="Arial"/>
          <w:color w:val="00B050"/>
          <w:sz w:val="24"/>
          <w:szCs w:val="24"/>
          <w:shd w:val="clear" w:color="auto" w:fill="FFFFFF"/>
        </w:rPr>
        <w:t xml:space="preserve">regarding impact of ocean warming on subtropical and temperate coral reefs provided in this report </w:t>
      </w:r>
      <w:del w:id="393" w:author="Malgorzata Nakagawa-Lagisz" w:date="2024-07-10T10:38:00Z" w16du:dateUtc="2024-07-10T00:38:00Z">
        <w:r w:rsidR="00BB3DB4" w:rsidRPr="00BB3DB4" w:rsidDel="005130F3">
          <w:rPr>
            <w:rFonts w:ascii="Arial" w:hAnsi="Arial" w:cs="Arial"/>
            <w:color w:val="00B050"/>
            <w:sz w:val="24"/>
            <w:szCs w:val="24"/>
            <w:shd w:val="clear" w:color="auto" w:fill="FFFFFF"/>
          </w:rPr>
          <w:delText xml:space="preserve">are </w:delText>
        </w:r>
      </w:del>
      <w:ins w:id="394" w:author="Malgorzata Nakagawa-Lagisz" w:date="2024-07-10T10:38:00Z" w16du:dateUtc="2024-07-10T00:38:00Z">
        <w:r>
          <w:rPr>
            <w:rFonts w:ascii="Arial" w:hAnsi="Arial" w:cs="Arial"/>
            <w:color w:val="00B050"/>
            <w:sz w:val="24"/>
            <w:szCs w:val="24"/>
            <w:shd w:val="clear" w:color="auto" w:fill="FFFFFF"/>
          </w:rPr>
          <w:t>is</w:t>
        </w:r>
        <w:r w:rsidRPr="00BB3DB4">
          <w:rPr>
            <w:rFonts w:ascii="Arial" w:hAnsi="Arial" w:cs="Arial"/>
            <w:color w:val="00B050"/>
            <w:sz w:val="24"/>
            <w:szCs w:val="24"/>
            <w:shd w:val="clear" w:color="auto" w:fill="FFFFFF"/>
          </w:rPr>
          <w:t xml:space="preserve"> </w:t>
        </w:r>
      </w:ins>
      <w:r w:rsidR="00BB3DB4" w:rsidRPr="00BB3DB4">
        <w:rPr>
          <w:rFonts w:ascii="Arial" w:hAnsi="Arial" w:cs="Arial"/>
          <w:color w:val="00B050"/>
          <w:sz w:val="24"/>
          <w:szCs w:val="24"/>
          <w:shd w:val="clear" w:color="auto" w:fill="FFFFFF"/>
        </w:rPr>
        <w:t xml:space="preserve">accessible </w:t>
      </w:r>
      <w:del w:id="395" w:author="Malgorzata Nakagawa-Lagisz" w:date="2024-07-10T10:38:00Z" w16du:dateUtc="2024-07-10T00:38:00Z">
        <w:r w:rsidR="00BB3DB4" w:rsidRPr="00BB3DB4" w:rsidDel="005130F3">
          <w:rPr>
            <w:rFonts w:ascii="Arial" w:hAnsi="Arial" w:cs="Arial"/>
            <w:color w:val="00B050"/>
            <w:sz w:val="24"/>
            <w:szCs w:val="24"/>
            <w:shd w:val="clear" w:color="auto" w:fill="FFFFFF"/>
          </w:rPr>
          <w:delText xml:space="preserve">by </w:delText>
        </w:r>
      </w:del>
      <w:ins w:id="396" w:author="Malgorzata Nakagawa-Lagisz" w:date="2024-07-10T10:38:00Z" w16du:dateUtc="2024-07-10T00:38:00Z">
        <w:r>
          <w:rPr>
            <w:rFonts w:ascii="Arial" w:hAnsi="Arial" w:cs="Arial"/>
            <w:color w:val="00B050"/>
            <w:sz w:val="24"/>
            <w:szCs w:val="24"/>
            <w:shd w:val="clear" w:color="auto" w:fill="FFFFFF"/>
          </w:rPr>
          <w:t>to</w:t>
        </w:r>
        <w:r w:rsidRPr="00BB3DB4">
          <w:rPr>
            <w:rFonts w:ascii="Arial" w:hAnsi="Arial" w:cs="Arial"/>
            <w:color w:val="00B050"/>
            <w:sz w:val="24"/>
            <w:szCs w:val="24"/>
            <w:shd w:val="clear" w:color="auto" w:fill="FFFFFF"/>
          </w:rPr>
          <w:t xml:space="preserve"> </w:t>
        </w:r>
      </w:ins>
      <w:r w:rsidR="00BB3DB4" w:rsidRPr="00BB3DB4">
        <w:rPr>
          <w:rFonts w:ascii="Arial" w:hAnsi="Arial" w:cs="Arial"/>
          <w:color w:val="00B050"/>
          <w:sz w:val="24"/>
          <w:szCs w:val="24"/>
          <w:shd w:val="clear" w:color="auto" w:fill="FFFFFF"/>
        </w:rPr>
        <w:t xml:space="preserve">policymakers and practitioners. </w:t>
      </w:r>
      <w:del w:id="397" w:author="Malgorzata Nakagawa-Lagisz" w:date="2024-07-10T10:38:00Z" w16du:dateUtc="2024-07-10T00:38:00Z">
        <w:r w:rsidR="00BB3DB4" w:rsidRPr="00BB3DB4" w:rsidDel="005130F3">
          <w:rPr>
            <w:rFonts w:ascii="Arial" w:hAnsi="Arial" w:cs="Arial"/>
            <w:color w:val="00B050"/>
            <w:sz w:val="24"/>
            <w:szCs w:val="24"/>
            <w:shd w:val="clear" w:color="auto" w:fill="FFFFFF"/>
          </w:rPr>
          <w:delText xml:space="preserve">Evidence-based decision-making process can be expected to be evidence based and informed. </w:delText>
        </w:r>
      </w:del>
      <w:del w:id="398" w:author="Malgorzata Nakagawa-Lagisz" w:date="2024-07-10T10:39:00Z" w16du:dateUtc="2024-07-10T00:39:00Z">
        <w:r w:rsidR="00BB3DB4" w:rsidRPr="00BB3DB4" w:rsidDel="005130F3">
          <w:rPr>
            <w:rFonts w:ascii="Arial" w:hAnsi="Arial" w:cs="Arial"/>
            <w:color w:val="00B050"/>
            <w:sz w:val="24"/>
            <w:szCs w:val="24"/>
            <w:shd w:val="clear" w:color="auto" w:fill="FFFFFF"/>
          </w:rPr>
          <w:delText xml:space="preserve">However, this systematic map does not provide further information on ecoregions where coral systems are understudied, as these are out of the scope of this study. </w:delText>
        </w:r>
      </w:del>
      <w:r w:rsidR="00BB3DB4" w:rsidRPr="00BB3DB4">
        <w:rPr>
          <w:rFonts w:ascii="Arial" w:hAnsi="Arial" w:cs="Arial"/>
          <w:color w:val="00B050"/>
          <w:sz w:val="24"/>
          <w:szCs w:val="24"/>
          <w:shd w:val="clear" w:color="auto" w:fill="FFFFFF"/>
        </w:rPr>
        <w:t xml:space="preserve">The empirical data extracted from this systematic map can serve as a foundation for policymakers, practitioners, institutions, and organisations </w:t>
      </w:r>
      <w:del w:id="399" w:author="Malgorzata Nakagawa-Lagisz" w:date="2024-07-10T10:40:00Z" w16du:dateUtc="2024-07-10T00:40:00Z">
        <w:r w:rsidR="00BB3DB4" w:rsidRPr="00BB3DB4" w:rsidDel="005130F3">
          <w:rPr>
            <w:rFonts w:ascii="Arial" w:hAnsi="Arial" w:cs="Arial"/>
            <w:color w:val="00B050"/>
            <w:sz w:val="24"/>
            <w:szCs w:val="24"/>
            <w:shd w:val="clear" w:color="auto" w:fill="FFFFFF"/>
          </w:rPr>
          <w:delText>to form committee on decision-making on relevant environmental policies.</w:delText>
        </w:r>
      </w:del>
      <w:ins w:id="400" w:author="Malgorzata Nakagawa-Lagisz" w:date="2024-07-10T10:40:00Z" w16du:dateUtc="2024-07-10T00:40:00Z">
        <w:r>
          <w:rPr>
            <w:rFonts w:ascii="Arial" w:hAnsi="Arial" w:cs="Arial"/>
            <w:color w:val="00B050"/>
            <w:sz w:val="24"/>
            <w:szCs w:val="24"/>
            <w:shd w:val="clear" w:color="auto" w:fill="FFFFFF"/>
          </w:rPr>
          <w:t xml:space="preserve">for </w:t>
        </w:r>
        <w:r w:rsidR="0014223E">
          <w:rPr>
            <w:rFonts w:ascii="Arial" w:hAnsi="Arial" w:cs="Arial"/>
            <w:color w:val="00B050"/>
            <w:sz w:val="24"/>
            <w:szCs w:val="24"/>
            <w:shd w:val="clear" w:color="auto" w:fill="FFFFFF"/>
          </w:rPr>
          <w:t>locating most relevant evidence and up-to-date evidence for their work</w:t>
        </w:r>
      </w:ins>
      <w:ins w:id="401" w:author="Man Lim Ho" w:date="2024-07-10T16:00:00Z" w16du:dateUtc="2024-07-10T06:00:00Z">
        <w:r w:rsidR="001E462B">
          <w:rPr>
            <w:rFonts w:ascii="Arial" w:hAnsi="Arial" w:cs="Arial"/>
            <w:color w:val="00B050"/>
            <w:sz w:val="24"/>
            <w:szCs w:val="24"/>
            <w:shd w:val="clear" w:color="auto" w:fill="FFFFFF"/>
          </w:rPr>
          <w:t>.</w:t>
        </w:r>
      </w:ins>
      <w:r w:rsidR="00BB3DB4" w:rsidRPr="00BB3DB4">
        <w:rPr>
          <w:rFonts w:ascii="Arial" w:hAnsi="Arial" w:cs="Arial"/>
          <w:color w:val="00B050"/>
          <w:sz w:val="24"/>
          <w:szCs w:val="24"/>
          <w:shd w:val="clear" w:color="auto" w:fill="FFFFFF"/>
        </w:rPr>
        <w:t>”.</w:t>
      </w:r>
    </w:p>
    <w:p w14:paraId="1A7C37EF" w14:textId="1798571C"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13. the abstract adequately communicates the key details and findings to a general readership.</w:t>
      </w:r>
    </w:p>
    <w:p w14:paraId="63E13E82"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Yes.</w:t>
      </w:r>
      <w:r w:rsidRPr="00072883">
        <w:rPr>
          <w:rFonts w:ascii="Arial" w:hAnsi="Arial" w:cs="Arial"/>
          <w:color w:val="000033"/>
          <w:sz w:val="24"/>
          <w:szCs w:val="24"/>
        </w:rPr>
        <w:br/>
      </w:r>
      <w:r w:rsidRPr="00072883">
        <w:rPr>
          <w:rFonts w:ascii="Arial" w:hAnsi="Arial" w:cs="Arial"/>
          <w:color w:val="000033"/>
          <w:sz w:val="24"/>
          <w:szCs w:val="24"/>
        </w:rPr>
        <w:br/>
      </w:r>
      <w:r w:rsidRPr="00072883">
        <w:rPr>
          <w:rFonts w:ascii="Arial" w:hAnsi="Arial" w:cs="Arial"/>
          <w:color w:val="000033"/>
          <w:sz w:val="24"/>
          <w:szCs w:val="24"/>
          <w:shd w:val="clear" w:color="auto" w:fill="FFFFFF"/>
        </w:rPr>
        <w:t>Specific comments</w:t>
      </w:r>
    </w:p>
    <w:p w14:paraId="5D63F1CB" w14:textId="77777777" w:rsidR="00F913AD"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Abstract</w:t>
      </w:r>
      <w:r w:rsidRPr="00072883">
        <w:rPr>
          <w:rFonts w:ascii="Arial" w:hAnsi="Arial" w:cs="Arial"/>
          <w:color w:val="000033"/>
          <w:sz w:val="24"/>
          <w:szCs w:val="24"/>
        </w:rPr>
        <w:br/>
      </w:r>
      <w:r w:rsidRPr="00072883">
        <w:rPr>
          <w:rFonts w:ascii="Arial" w:hAnsi="Arial" w:cs="Arial"/>
          <w:color w:val="000033"/>
          <w:sz w:val="24"/>
          <w:szCs w:val="24"/>
          <w:shd w:val="clear" w:color="auto" w:fill="FFFFFF"/>
        </w:rPr>
        <w:t>L50 Provide which databases were accessed through the Web of Science platform.</w:t>
      </w:r>
    </w:p>
    <w:p w14:paraId="27801177" w14:textId="4C5931A3" w:rsidR="0014223E" w:rsidRDefault="00F913AD" w:rsidP="0016179E">
      <w:pPr>
        <w:spacing w:before="240" w:line="480" w:lineRule="auto"/>
        <w:jc w:val="both"/>
        <w:rPr>
          <w:ins w:id="402" w:author="Malgorzata Nakagawa-Lagisz" w:date="2024-07-10T10:41:00Z" w16du:dateUtc="2024-07-10T00:41:00Z"/>
          <w:rFonts w:ascii="Arial" w:hAnsi="Arial" w:cs="Arial"/>
          <w:color w:val="00B050"/>
          <w:sz w:val="24"/>
          <w:szCs w:val="24"/>
          <w:shd w:val="clear" w:color="auto" w:fill="FFFFFF"/>
        </w:rPr>
      </w:pPr>
      <w:r w:rsidRPr="00664E72">
        <w:rPr>
          <w:rFonts w:ascii="Arial" w:hAnsi="Arial" w:cs="Arial"/>
          <w:color w:val="00B050"/>
          <w:sz w:val="24"/>
          <w:szCs w:val="24"/>
          <w:shd w:val="clear" w:color="auto" w:fill="FFFFFF"/>
        </w:rPr>
        <w:t xml:space="preserve">Author Response: We have put the database we used in the abstract in the amended </w:t>
      </w:r>
      <w:r w:rsidR="00126453" w:rsidRPr="00664E72">
        <w:rPr>
          <w:rFonts w:ascii="Arial" w:hAnsi="Arial" w:cs="Arial"/>
          <w:color w:val="00B050"/>
          <w:sz w:val="24"/>
          <w:szCs w:val="24"/>
          <w:shd w:val="clear" w:color="auto" w:fill="FFFFFF"/>
        </w:rPr>
        <w:t xml:space="preserve">manuscript; The text </w:t>
      </w:r>
      <w:r w:rsidR="00537F8A" w:rsidRPr="00664E72">
        <w:rPr>
          <w:rFonts w:ascii="Arial" w:hAnsi="Arial" w:cs="Arial"/>
          <w:color w:val="00B050"/>
          <w:sz w:val="24"/>
          <w:szCs w:val="24"/>
          <w:shd w:val="clear" w:color="auto" w:fill="FFFFFF"/>
        </w:rPr>
        <w:t>is</w:t>
      </w:r>
      <w:r w:rsidR="00126453" w:rsidRPr="00664E72">
        <w:rPr>
          <w:rFonts w:ascii="Arial" w:hAnsi="Arial" w:cs="Arial"/>
          <w:color w:val="00B050"/>
          <w:sz w:val="24"/>
          <w:szCs w:val="24"/>
          <w:shd w:val="clear" w:color="auto" w:fill="FFFFFF"/>
        </w:rPr>
        <w:t xml:space="preserve"> </w:t>
      </w:r>
      <w:ins w:id="403" w:author="Malgorzata Nakagawa-Lagisz" w:date="2024-07-10T10:41:00Z" w16du:dateUtc="2024-07-10T00:41:00Z">
        <w:r w:rsidR="0014223E">
          <w:rPr>
            <w:rFonts w:ascii="Arial" w:hAnsi="Arial" w:cs="Arial"/>
            <w:color w:val="00B050"/>
            <w:sz w:val="24"/>
            <w:szCs w:val="24"/>
            <w:shd w:val="clear" w:color="auto" w:fill="FFFFFF"/>
          </w:rPr>
          <w:t>as follows:</w:t>
        </w:r>
      </w:ins>
    </w:p>
    <w:p w14:paraId="61D9E325" w14:textId="72F3B8F2" w:rsidR="00F913AD" w:rsidRPr="00664E72" w:rsidRDefault="0014223E" w:rsidP="0016179E">
      <w:pPr>
        <w:spacing w:before="240" w:line="480" w:lineRule="auto"/>
        <w:jc w:val="both"/>
        <w:rPr>
          <w:rFonts w:ascii="Arial" w:hAnsi="Arial" w:cs="Arial"/>
          <w:color w:val="00B050"/>
          <w:sz w:val="24"/>
          <w:szCs w:val="24"/>
          <w:shd w:val="clear" w:color="auto" w:fill="FFFFFF"/>
        </w:rPr>
      </w:pPr>
      <w:ins w:id="404" w:author="Malgorzata Nakagawa-Lagisz" w:date="2024-07-10T10:45:00Z" w16du:dateUtc="2024-07-10T00:45:00Z">
        <w:r>
          <w:rPr>
            <w:rFonts w:ascii="Arial" w:hAnsi="Arial" w:cs="Arial"/>
            <w:color w:val="00B050"/>
            <w:sz w:val="24"/>
            <w:szCs w:val="24"/>
          </w:rPr>
          <w:lastRenderedPageBreak/>
          <w:t xml:space="preserve">New line numbers </w:t>
        </w:r>
        <w:del w:id="405" w:author="Man Lim Ho" w:date="2024-07-10T16:01:00Z" w16du:dateUtc="2024-07-10T06:01:00Z">
          <w:r w:rsidDel="00C174E6">
            <w:rPr>
              <w:rFonts w:ascii="Arial" w:hAnsi="Arial" w:cs="Arial"/>
              <w:color w:val="00B050"/>
              <w:sz w:val="24"/>
              <w:szCs w:val="24"/>
            </w:rPr>
            <w:delText>XXX</w:delText>
          </w:r>
        </w:del>
      </w:ins>
      <w:ins w:id="406" w:author="Man Lim Ho" w:date="2024-07-10T22:34:00Z" w16du:dateUtc="2024-07-10T12:34:00Z">
        <w:r w:rsidR="0040150E">
          <w:rPr>
            <w:rFonts w:ascii="Arial" w:hAnsi="Arial" w:cs="Arial"/>
            <w:color w:val="00B050"/>
            <w:sz w:val="24"/>
            <w:szCs w:val="24"/>
          </w:rPr>
          <w:t>50-51</w:t>
        </w:r>
      </w:ins>
      <w:ins w:id="407" w:author="Malgorzata Nakagawa-Lagisz" w:date="2024-07-10T10:45:00Z" w16du:dateUtc="2024-07-10T00:45:00Z">
        <w:r>
          <w:rPr>
            <w:rFonts w:ascii="Arial" w:hAnsi="Arial" w:cs="Arial"/>
            <w:color w:val="00B050"/>
            <w:sz w:val="24"/>
            <w:szCs w:val="24"/>
          </w:rPr>
          <w:t xml:space="preserve">: </w:t>
        </w:r>
      </w:ins>
      <w:r w:rsidR="00126453" w:rsidRPr="00664E72">
        <w:rPr>
          <w:rFonts w:ascii="Arial" w:hAnsi="Arial" w:cs="Arial"/>
          <w:color w:val="00B050"/>
          <w:sz w:val="24"/>
          <w:szCs w:val="24"/>
          <w:shd w:val="clear" w:color="auto" w:fill="FFFFFF"/>
        </w:rPr>
        <w:t>“Primary literature within Scopus and Science Citation Index Expanded</w:t>
      </w:r>
      <w:del w:id="408" w:author="Malgorzata Nakagawa-Lagisz" w:date="2024-07-10T10:41:00Z" w16du:dateUtc="2024-07-10T00:41:00Z">
        <w:r w:rsidR="00126453" w:rsidRPr="00664E72" w:rsidDel="0014223E">
          <w:rPr>
            <w:rFonts w:ascii="Arial" w:hAnsi="Arial" w:cs="Arial"/>
            <w:color w:val="00B050"/>
            <w:sz w:val="24"/>
            <w:szCs w:val="24"/>
            <w:shd w:val="clear" w:color="auto" w:fill="FFFFFF"/>
          </w:rPr>
          <w:delText>™</w:delText>
        </w:r>
      </w:del>
      <w:r w:rsidR="00126453" w:rsidRPr="00664E72">
        <w:rPr>
          <w:rFonts w:ascii="Arial" w:hAnsi="Arial" w:cs="Arial"/>
          <w:color w:val="00B050"/>
          <w:sz w:val="24"/>
          <w:szCs w:val="24"/>
          <w:shd w:val="clear" w:color="auto" w:fill="FFFFFF"/>
        </w:rPr>
        <w:t xml:space="preserve"> through Web of Science Core Collection databases were identified and extracted.” </w:t>
      </w:r>
      <w:del w:id="409" w:author="Malgorzata Nakagawa-Lagisz" w:date="2024-07-10T10:41:00Z" w16du:dateUtc="2024-07-10T00:41:00Z">
        <w:r w:rsidR="00664E72" w:rsidRPr="00664E72" w:rsidDel="0014223E">
          <w:rPr>
            <w:rFonts w:ascii="Arial" w:hAnsi="Arial" w:cs="Arial"/>
            <w:color w:val="00B050"/>
            <w:sz w:val="24"/>
            <w:szCs w:val="24"/>
            <w:shd w:val="clear" w:color="auto" w:fill="FFFFFF"/>
          </w:rPr>
          <w:delText>t</w:delText>
        </w:r>
        <w:r w:rsidR="00126453" w:rsidRPr="00664E72" w:rsidDel="0014223E">
          <w:rPr>
            <w:rFonts w:ascii="Arial" w:hAnsi="Arial" w:cs="Arial"/>
            <w:color w:val="00B050"/>
            <w:sz w:val="24"/>
            <w:szCs w:val="24"/>
            <w:shd w:val="clear" w:color="auto" w:fill="FFFFFF"/>
          </w:rPr>
          <w:delText>o provide information on the databases accessed.</w:delText>
        </w:r>
      </w:del>
    </w:p>
    <w:p w14:paraId="34DAFBCB" w14:textId="7EEBF022" w:rsidR="009033B4" w:rsidRDefault="00072883" w:rsidP="0016179E">
      <w:pPr>
        <w:spacing w:before="240" w:line="480" w:lineRule="auto"/>
        <w:jc w:val="both"/>
        <w:rPr>
          <w:rFonts w:ascii="Arial" w:hAnsi="Arial" w:cs="Arial"/>
          <w:color w:val="00B050"/>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Background</w:t>
      </w:r>
      <w:r w:rsidRPr="00072883">
        <w:rPr>
          <w:rFonts w:ascii="Arial" w:hAnsi="Arial" w:cs="Arial"/>
          <w:color w:val="000033"/>
          <w:sz w:val="24"/>
          <w:szCs w:val="24"/>
        </w:rPr>
        <w:br/>
      </w:r>
      <w:r w:rsidRPr="00630D40">
        <w:rPr>
          <w:rFonts w:ascii="Arial" w:hAnsi="Arial" w:cs="Arial"/>
          <w:color w:val="000000" w:themeColor="text1"/>
          <w:sz w:val="24"/>
          <w:szCs w:val="24"/>
          <w:shd w:val="clear" w:color="auto" w:fill="FFFFFF"/>
        </w:rPr>
        <w:t>L82. I don't understand "dramatic reeds"</w:t>
      </w:r>
    </w:p>
    <w:p w14:paraId="2FA29009" w14:textId="4D640F22" w:rsidR="00F10C70" w:rsidRDefault="009033B4"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 xml:space="preserve">Author Response: Apologies for the typing mistake, it has been </w:t>
      </w:r>
      <w:del w:id="410" w:author="Malgorzata Nakagawa-Lagisz" w:date="2024-07-10T10:41:00Z" w16du:dateUtc="2024-07-10T00:41:00Z">
        <w:r w:rsidDel="0014223E">
          <w:rPr>
            <w:rFonts w:ascii="Arial" w:hAnsi="Arial" w:cs="Arial"/>
            <w:color w:val="00B050"/>
            <w:sz w:val="24"/>
            <w:szCs w:val="24"/>
            <w:shd w:val="clear" w:color="auto" w:fill="FFFFFF"/>
          </w:rPr>
          <w:delText xml:space="preserve">amended </w:delText>
        </w:r>
      </w:del>
      <w:ins w:id="411" w:author="Malgorzata Nakagawa-Lagisz" w:date="2024-07-10T10:41:00Z" w16du:dateUtc="2024-07-10T00:41:00Z">
        <w:r w:rsidR="0014223E">
          <w:rPr>
            <w:rFonts w:ascii="Arial" w:hAnsi="Arial" w:cs="Arial"/>
            <w:color w:val="00B050"/>
            <w:sz w:val="24"/>
            <w:szCs w:val="24"/>
            <w:shd w:val="clear" w:color="auto" w:fill="FFFFFF"/>
          </w:rPr>
          <w:t xml:space="preserve">corrected </w:t>
        </w:r>
      </w:ins>
      <w:r>
        <w:rPr>
          <w:rFonts w:ascii="Arial" w:hAnsi="Arial" w:cs="Arial"/>
          <w:color w:val="00B050"/>
          <w:sz w:val="24"/>
          <w:szCs w:val="24"/>
          <w:shd w:val="clear" w:color="auto" w:fill="FFFFFF"/>
        </w:rPr>
        <w:t>to “</w:t>
      </w:r>
      <w:r w:rsidR="008403CA">
        <w:rPr>
          <w:rFonts w:ascii="Arial" w:hAnsi="Arial" w:cs="Arial"/>
          <w:color w:val="00B050"/>
          <w:sz w:val="24"/>
          <w:szCs w:val="24"/>
          <w:shd w:val="clear" w:color="auto" w:fill="FFFFFF"/>
        </w:rPr>
        <w:t>…</w:t>
      </w:r>
      <w:r>
        <w:rPr>
          <w:rFonts w:ascii="Arial" w:hAnsi="Arial" w:cs="Arial"/>
          <w:color w:val="00B050"/>
          <w:sz w:val="24"/>
          <w:szCs w:val="24"/>
          <w:shd w:val="clear" w:color="auto" w:fill="FFFFFF"/>
        </w:rPr>
        <w:t>dramatic reefs</w:t>
      </w:r>
      <w:r w:rsidR="008403CA">
        <w:rPr>
          <w:rFonts w:ascii="Arial" w:hAnsi="Arial" w:cs="Arial"/>
          <w:color w:val="00B050"/>
          <w:sz w:val="24"/>
          <w:szCs w:val="24"/>
          <w:shd w:val="clear" w:color="auto" w:fill="FFFFFF"/>
        </w:rPr>
        <w:t>…</w:t>
      </w:r>
      <w:r>
        <w:rPr>
          <w:rFonts w:ascii="Arial" w:hAnsi="Arial" w:cs="Arial"/>
          <w:color w:val="00B050"/>
          <w:sz w:val="24"/>
          <w:szCs w:val="24"/>
          <w:shd w:val="clear" w:color="auto" w:fill="FFFFFF"/>
        </w:rPr>
        <w:t>”</w:t>
      </w:r>
      <w:ins w:id="412" w:author="Malgorzata Nakagawa-Lagisz" w:date="2024-07-10T10:41:00Z" w16du:dateUtc="2024-07-10T00:41:00Z">
        <w:r w:rsidR="0014223E">
          <w:rPr>
            <w:rFonts w:ascii="Arial" w:hAnsi="Arial" w:cs="Arial"/>
            <w:color w:val="00B050"/>
            <w:sz w:val="24"/>
            <w:szCs w:val="24"/>
            <w:shd w:val="clear" w:color="auto" w:fill="FFFFFF"/>
          </w:rPr>
          <w:t xml:space="preserve"> (new line </w:t>
        </w:r>
        <w:del w:id="413" w:author="Man Lim Ho" w:date="2024-07-10T16:01:00Z" w16du:dateUtc="2024-07-10T06:01:00Z">
          <w:r w:rsidR="0014223E" w:rsidDel="00600E04">
            <w:rPr>
              <w:rFonts w:ascii="Arial" w:hAnsi="Arial" w:cs="Arial"/>
              <w:color w:val="00B050"/>
              <w:sz w:val="24"/>
              <w:szCs w:val="24"/>
              <w:shd w:val="clear" w:color="auto" w:fill="FFFFFF"/>
            </w:rPr>
            <w:delText>XX</w:delText>
          </w:r>
        </w:del>
      </w:ins>
      <w:ins w:id="414" w:author="Man Lim Ho" w:date="2024-07-10T22:35:00Z" w16du:dateUtc="2024-07-10T12:35:00Z">
        <w:r w:rsidR="007D28D6">
          <w:rPr>
            <w:rFonts w:ascii="Arial" w:hAnsi="Arial" w:cs="Arial"/>
            <w:color w:val="00B050"/>
            <w:sz w:val="24"/>
            <w:szCs w:val="24"/>
            <w:shd w:val="clear" w:color="auto" w:fill="FFFFFF"/>
          </w:rPr>
          <w:t>84</w:t>
        </w:r>
      </w:ins>
      <w:ins w:id="415" w:author="Malgorzata Nakagawa-Lagisz" w:date="2024-07-10T10:41:00Z" w16du:dateUtc="2024-07-10T00:41:00Z">
        <w:r w:rsidR="0014223E">
          <w:rPr>
            <w:rFonts w:ascii="Arial" w:hAnsi="Arial" w:cs="Arial"/>
            <w:color w:val="00B050"/>
            <w:sz w:val="24"/>
            <w:szCs w:val="24"/>
            <w:shd w:val="clear" w:color="auto" w:fill="FFFFFF"/>
          </w:rPr>
          <w:t>)</w:t>
        </w:r>
      </w:ins>
      <w:r w:rsidR="008403CA">
        <w:rPr>
          <w:rFonts w:ascii="Arial" w:hAnsi="Arial" w:cs="Arial"/>
          <w:color w:val="00B050"/>
          <w:sz w:val="24"/>
          <w:szCs w:val="24"/>
          <w:shd w:val="clear" w:color="auto" w:fill="FFFFFF"/>
        </w:rPr>
        <w:t>.</w:t>
      </w:r>
    </w:p>
    <w:p w14:paraId="1A774F49" w14:textId="0A7C6511" w:rsidR="008403CA"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L89 Maybe "Since 2010" instead of "In 2010"?</w:t>
      </w:r>
    </w:p>
    <w:p w14:paraId="6C43AF0D" w14:textId="51724C56" w:rsidR="00F10C70" w:rsidRDefault="008403CA"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Author Response: It has been amended to “since 2010”</w:t>
      </w:r>
      <w:ins w:id="416" w:author="Malgorzata Nakagawa-Lagisz" w:date="2024-07-10T10:42:00Z" w16du:dateUtc="2024-07-10T00:42:00Z">
        <w:r w:rsidR="0014223E">
          <w:rPr>
            <w:rFonts w:ascii="Arial" w:hAnsi="Arial" w:cs="Arial"/>
            <w:color w:val="00B050"/>
            <w:sz w:val="24"/>
            <w:szCs w:val="24"/>
            <w:shd w:val="clear" w:color="auto" w:fill="FFFFFF"/>
          </w:rPr>
          <w:t xml:space="preserve"> (new line </w:t>
        </w:r>
        <w:del w:id="417" w:author="Man Lim Ho" w:date="2024-07-10T16:01:00Z" w16du:dateUtc="2024-07-10T06:01:00Z">
          <w:r w:rsidR="0014223E" w:rsidDel="00F673C2">
            <w:rPr>
              <w:rFonts w:ascii="Arial" w:hAnsi="Arial" w:cs="Arial"/>
              <w:color w:val="00B050"/>
              <w:sz w:val="24"/>
              <w:szCs w:val="24"/>
              <w:shd w:val="clear" w:color="auto" w:fill="FFFFFF"/>
            </w:rPr>
            <w:delText>XX</w:delText>
          </w:r>
        </w:del>
      </w:ins>
      <w:ins w:id="418" w:author="Man Lim Ho" w:date="2024-07-10T22:35:00Z" w16du:dateUtc="2024-07-10T12:35:00Z">
        <w:r w:rsidR="00A02790">
          <w:rPr>
            <w:rFonts w:ascii="Arial" w:hAnsi="Arial" w:cs="Arial"/>
            <w:color w:val="00B050"/>
            <w:sz w:val="24"/>
            <w:szCs w:val="24"/>
            <w:shd w:val="clear" w:color="auto" w:fill="FFFFFF"/>
          </w:rPr>
          <w:t>94</w:t>
        </w:r>
      </w:ins>
      <w:ins w:id="419" w:author="Malgorzata Nakagawa-Lagisz" w:date="2024-07-10T10:42:00Z" w16du:dateUtc="2024-07-10T00:42:00Z">
        <w:r w:rsidR="0014223E">
          <w:rPr>
            <w:rFonts w:ascii="Arial" w:hAnsi="Arial" w:cs="Arial"/>
            <w:color w:val="00B050"/>
            <w:sz w:val="24"/>
            <w:szCs w:val="24"/>
            <w:shd w:val="clear" w:color="auto" w:fill="FFFFFF"/>
          </w:rPr>
          <w:t>)</w:t>
        </w:r>
      </w:ins>
      <w:r>
        <w:rPr>
          <w:rFonts w:ascii="Arial" w:hAnsi="Arial" w:cs="Arial"/>
          <w:color w:val="00B050"/>
          <w:sz w:val="24"/>
          <w:szCs w:val="24"/>
          <w:shd w:val="clear" w:color="auto" w:fill="FFFFFF"/>
        </w:rPr>
        <w:t>.</w:t>
      </w:r>
    </w:p>
    <w:p w14:paraId="1FFB4BB4"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L89-91 When was the first recorded bleaching event in subtropical areas? And in temperate areas? It is also necessary to explain before how bleaching events indicate that ocean warming is affecting coral species. Could other stressors have triggered the bleaching events?</w:t>
      </w:r>
    </w:p>
    <w:p w14:paraId="5BF24C1F" w14:textId="04FE7E65" w:rsidR="0014223E" w:rsidRPr="005E4A0D" w:rsidDel="0014223E" w:rsidRDefault="0018080B" w:rsidP="0014223E">
      <w:pPr>
        <w:spacing w:before="240" w:line="480" w:lineRule="auto"/>
        <w:jc w:val="both"/>
        <w:rPr>
          <w:del w:id="420" w:author="Malgorzata Nakagawa-Lagisz" w:date="2024-07-10T10:42:00Z" w16du:dateUtc="2024-07-10T00:42:00Z"/>
          <w:moveTo w:id="421" w:author="Malgorzata Nakagawa-Lagisz" w:date="2024-07-10T10:42:00Z" w16du:dateUtc="2024-07-10T00:42:00Z"/>
          <w:rFonts w:ascii="Arial" w:hAnsi="Arial" w:cs="Arial"/>
          <w:color w:val="00B050"/>
          <w:sz w:val="24"/>
          <w:szCs w:val="24"/>
          <w:shd w:val="clear" w:color="auto" w:fill="FFFFFF"/>
        </w:rPr>
      </w:pPr>
      <w:r w:rsidRPr="005E4A0D">
        <w:rPr>
          <w:rFonts w:ascii="Arial" w:hAnsi="Arial" w:cs="Arial"/>
          <w:color w:val="00B050"/>
          <w:sz w:val="24"/>
          <w:szCs w:val="24"/>
          <w:shd w:val="clear" w:color="auto" w:fill="FFFFFF"/>
        </w:rPr>
        <w:t xml:space="preserve">Author Response: While increase in water temperature is the </w:t>
      </w:r>
      <w:proofErr w:type="gramStart"/>
      <w:r w:rsidRPr="005E4A0D">
        <w:rPr>
          <w:rFonts w:ascii="Arial" w:hAnsi="Arial" w:cs="Arial"/>
          <w:color w:val="00B050"/>
          <w:sz w:val="24"/>
          <w:szCs w:val="24"/>
          <w:shd w:val="clear" w:color="auto" w:fill="FFFFFF"/>
        </w:rPr>
        <w:t>most commonly known</w:t>
      </w:r>
      <w:proofErr w:type="gramEnd"/>
      <w:r w:rsidRPr="005E4A0D">
        <w:rPr>
          <w:rFonts w:ascii="Arial" w:hAnsi="Arial" w:cs="Arial"/>
          <w:color w:val="00B050"/>
          <w:sz w:val="24"/>
          <w:szCs w:val="24"/>
          <w:shd w:val="clear" w:color="auto" w:fill="FFFFFF"/>
        </w:rPr>
        <w:t xml:space="preserve"> cause for coral bleaching, </w:t>
      </w:r>
      <w:r w:rsidR="0037497C" w:rsidRPr="005E4A0D">
        <w:rPr>
          <w:rFonts w:ascii="Arial" w:hAnsi="Arial" w:cs="Arial"/>
          <w:color w:val="00B050"/>
          <w:sz w:val="24"/>
          <w:szCs w:val="24"/>
          <w:shd w:val="clear" w:color="auto" w:fill="FFFFFF"/>
        </w:rPr>
        <w:t xml:space="preserve">other stressors such as pollution could also cause bleaching events. However, we believe that these are out of scope for the purpose of this systematic map, and therefore, we have chosen not to </w:t>
      </w:r>
      <w:r w:rsidR="00DC2616" w:rsidRPr="005E4A0D">
        <w:rPr>
          <w:rFonts w:ascii="Arial" w:hAnsi="Arial" w:cs="Arial"/>
          <w:color w:val="00B050"/>
          <w:sz w:val="24"/>
          <w:szCs w:val="24"/>
          <w:shd w:val="clear" w:color="auto" w:fill="FFFFFF"/>
        </w:rPr>
        <w:t>write too much about the stressors for coral bleaching in this introduction.</w:t>
      </w:r>
      <w:r w:rsidR="00A22670" w:rsidRPr="005E4A0D">
        <w:rPr>
          <w:rFonts w:ascii="Arial" w:hAnsi="Arial" w:cs="Arial"/>
          <w:color w:val="00B050"/>
          <w:sz w:val="24"/>
          <w:szCs w:val="24"/>
          <w:shd w:val="clear" w:color="auto" w:fill="FFFFFF"/>
        </w:rPr>
        <w:t xml:space="preserve"> </w:t>
      </w:r>
      <w:moveToRangeStart w:id="422" w:author="Malgorzata Nakagawa-Lagisz" w:date="2024-07-10T10:42:00Z" w:name="move171500574"/>
      <w:moveTo w:id="423" w:author="Malgorzata Nakagawa-Lagisz" w:date="2024-07-10T10:42:00Z" w16du:dateUtc="2024-07-10T00:42:00Z">
        <w:del w:id="424" w:author="Malgorzata Nakagawa-Lagisz" w:date="2024-07-10T10:42:00Z" w16du:dateUtc="2024-07-10T00:42:00Z">
          <w:r w:rsidR="0014223E" w:rsidRPr="005E4A0D" w:rsidDel="0014223E">
            <w:rPr>
              <w:rFonts w:ascii="Arial" w:hAnsi="Arial" w:cs="Arial"/>
              <w:color w:val="00B050"/>
              <w:sz w:val="24"/>
              <w:szCs w:val="24"/>
              <w:shd w:val="clear" w:color="auto" w:fill="FFFFFF"/>
            </w:rPr>
            <w:delText xml:space="preserve">To the paragraph </w:delText>
          </w:r>
        </w:del>
      </w:moveTo>
      <w:ins w:id="425" w:author="Malgorzata Nakagawa-Lagisz" w:date="2024-07-10T10:42:00Z" w16du:dateUtc="2024-07-10T00:42:00Z">
        <w:r w:rsidR="0014223E">
          <w:rPr>
            <w:rFonts w:ascii="Arial" w:hAnsi="Arial" w:cs="Arial"/>
            <w:color w:val="00B050"/>
            <w:sz w:val="24"/>
            <w:szCs w:val="24"/>
            <w:shd w:val="clear" w:color="auto" w:fill="FFFFFF"/>
          </w:rPr>
          <w:t>T</w:t>
        </w:r>
      </w:ins>
      <w:moveTo w:id="426" w:author="Malgorzata Nakagawa-Lagisz" w:date="2024-07-10T10:42:00Z" w16du:dateUtc="2024-07-10T00:42:00Z">
        <w:del w:id="427" w:author="Malgorzata Nakagawa-Lagisz" w:date="2024-07-10T10:42:00Z" w16du:dateUtc="2024-07-10T00:42:00Z">
          <w:r w:rsidR="0014223E" w:rsidRPr="005E4A0D" w:rsidDel="0014223E">
            <w:rPr>
              <w:rFonts w:ascii="Arial" w:hAnsi="Arial" w:cs="Arial"/>
              <w:color w:val="00B050"/>
              <w:sz w:val="24"/>
              <w:szCs w:val="24"/>
              <w:shd w:val="clear" w:color="auto" w:fill="FFFFFF"/>
            </w:rPr>
            <w:delText>t</w:delText>
          </w:r>
        </w:del>
        <w:r w:rsidR="0014223E" w:rsidRPr="005E4A0D">
          <w:rPr>
            <w:rFonts w:ascii="Arial" w:hAnsi="Arial" w:cs="Arial"/>
            <w:color w:val="00B050"/>
            <w:sz w:val="24"/>
            <w:szCs w:val="24"/>
            <w:shd w:val="clear" w:color="auto" w:fill="FFFFFF"/>
          </w:rPr>
          <w:t xml:space="preserve">o </w:t>
        </w:r>
        <w:proofErr w:type="gramStart"/>
        <w:r w:rsidR="0014223E" w:rsidRPr="005E4A0D">
          <w:rPr>
            <w:rFonts w:ascii="Arial" w:hAnsi="Arial" w:cs="Arial"/>
            <w:color w:val="00B050"/>
            <w:sz w:val="24"/>
            <w:szCs w:val="24"/>
            <w:shd w:val="clear" w:color="auto" w:fill="FFFFFF"/>
          </w:rPr>
          <w:t>address</w:t>
        </w:r>
        <w:proofErr w:type="gramEnd"/>
        <w:r w:rsidR="0014223E" w:rsidRPr="005E4A0D">
          <w:rPr>
            <w:rFonts w:ascii="Arial" w:hAnsi="Arial" w:cs="Arial"/>
            <w:color w:val="00B050"/>
            <w:sz w:val="24"/>
            <w:szCs w:val="24"/>
            <w:shd w:val="clear" w:color="auto" w:fill="FFFFFF"/>
          </w:rPr>
          <w:t xml:space="preserve"> </w:t>
        </w:r>
      </w:moveTo>
      <w:ins w:id="428" w:author="Malgorzata Nakagawa-Lagisz" w:date="2024-07-10T10:43:00Z" w16du:dateUtc="2024-07-10T00:43:00Z">
        <w:r w:rsidR="0014223E">
          <w:rPr>
            <w:rFonts w:ascii="Arial" w:hAnsi="Arial" w:cs="Arial"/>
            <w:color w:val="00B050"/>
            <w:sz w:val="24"/>
            <w:szCs w:val="24"/>
            <w:shd w:val="clear" w:color="auto" w:fill="FFFFFF"/>
          </w:rPr>
          <w:t xml:space="preserve">the reviewer’s comment </w:t>
        </w:r>
      </w:ins>
      <w:moveTo w:id="429" w:author="Malgorzata Nakagawa-Lagisz" w:date="2024-07-10T10:42:00Z" w16du:dateUtc="2024-07-10T00:42:00Z">
        <w:r w:rsidR="0014223E" w:rsidRPr="005E4A0D">
          <w:rPr>
            <w:rFonts w:ascii="Arial" w:hAnsi="Arial" w:cs="Arial"/>
            <w:color w:val="00B050"/>
            <w:sz w:val="24"/>
            <w:szCs w:val="24"/>
            <w:shd w:val="clear" w:color="auto" w:fill="FFFFFF"/>
          </w:rPr>
          <w:t>other stressors that could lead to coral bleaching</w:t>
        </w:r>
      </w:moveTo>
      <w:ins w:id="430" w:author="Malgorzata Nakagawa-Lagisz" w:date="2024-07-10T10:42:00Z" w16du:dateUtc="2024-07-10T00:42:00Z">
        <w:r w:rsidR="0014223E">
          <w:rPr>
            <w:rFonts w:ascii="Arial" w:hAnsi="Arial" w:cs="Arial"/>
            <w:color w:val="00B050"/>
            <w:sz w:val="24"/>
            <w:szCs w:val="24"/>
            <w:shd w:val="clear" w:color="auto" w:fill="FFFFFF"/>
          </w:rPr>
          <w:t xml:space="preserve">, </w:t>
        </w:r>
      </w:ins>
      <w:moveTo w:id="431" w:author="Malgorzata Nakagawa-Lagisz" w:date="2024-07-10T10:42:00Z" w16du:dateUtc="2024-07-10T00:42:00Z">
        <w:del w:id="432" w:author="Malgorzata Nakagawa-Lagisz" w:date="2024-07-10T10:42:00Z" w16du:dateUtc="2024-07-10T00:42:00Z">
          <w:r w:rsidR="0014223E" w:rsidRPr="005E4A0D" w:rsidDel="0014223E">
            <w:rPr>
              <w:rFonts w:ascii="Arial" w:hAnsi="Arial" w:cs="Arial"/>
              <w:color w:val="00B050"/>
              <w:sz w:val="24"/>
              <w:szCs w:val="24"/>
              <w:shd w:val="clear" w:color="auto" w:fill="FFFFFF"/>
            </w:rPr>
            <w:delText>.</w:delText>
          </w:r>
        </w:del>
      </w:moveTo>
    </w:p>
    <w:moveToRangeEnd w:id="422"/>
    <w:p w14:paraId="76649E38" w14:textId="08A0570F" w:rsidR="003F7E7B" w:rsidRPr="005E4A0D" w:rsidRDefault="0014223E" w:rsidP="0016179E">
      <w:pPr>
        <w:spacing w:before="240" w:line="480" w:lineRule="auto"/>
        <w:jc w:val="both"/>
        <w:rPr>
          <w:rFonts w:ascii="Arial" w:hAnsi="Arial" w:cs="Arial"/>
          <w:color w:val="00B050"/>
          <w:sz w:val="24"/>
          <w:szCs w:val="24"/>
          <w:shd w:val="clear" w:color="auto" w:fill="FFFFFF"/>
        </w:rPr>
      </w:pPr>
      <w:ins w:id="433" w:author="Malgorzata Nakagawa-Lagisz" w:date="2024-07-10T10:42:00Z" w16du:dateUtc="2024-07-10T00:42:00Z">
        <w:r>
          <w:rPr>
            <w:rFonts w:ascii="Arial" w:hAnsi="Arial" w:cs="Arial"/>
            <w:color w:val="00B050"/>
            <w:sz w:val="24"/>
            <w:szCs w:val="24"/>
            <w:shd w:val="clear" w:color="auto" w:fill="FFFFFF"/>
          </w:rPr>
          <w:t>w</w:t>
        </w:r>
      </w:ins>
      <w:del w:id="434" w:author="Malgorzata Nakagawa-Lagisz" w:date="2024-07-10T10:42:00Z" w16du:dateUtc="2024-07-10T00:42:00Z">
        <w:r w:rsidR="00A22670" w:rsidRPr="005E4A0D" w:rsidDel="0014223E">
          <w:rPr>
            <w:rFonts w:ascii="Arial" w:hAnsi="Arial" w:cs="Arial"/>
            <w:color w:val="00B050"/>
            <w:sz w:val="24"/>
            <w:szCs w:val="24"/>
            <w:shd w:val="clear" w:color="auto" w:fill="FFFFFF"/>
          </w:rPr>
          <w:delText>W</w:delText>
        </w:r>
      </w:del>
      <w:r w:rsidR="00A22670" w:rsidRPr="005E4A0D">
        <w:rPr>
          <w:rFonts w:ascii="Arial" w:hAnsi="Arial" w:cs="Arial"/>
          <w:color w:val="00B050"/>
          <w:sz w:val="24"/>
          <w:szCs w:val="24"/>
          <w:shd w:val="clear" w:color="auto" w:fill="FFFFFF"/>
        </w:rPr>
        <w:t xml:space="preserve">e </w:t>
      </w:r>
      <w:proofErr w:type="gramStart"/>
      <w:r w:rsidR="00A22670" w:rsidRPr="005E4A0D">
        <w:rPr>
          <w:rFonts w:ascii="Arial" w:hAnsi="Arial" w:cs="Arial"/>
          <w:color w:val="00B050"/>
          <w:sz w:val="24"/>
          <w:szCs w:val="24"/>
          <w:shd w:val="clear" w:color="auto" w:fill="FFFFFF"/>
        </w:rPr>
        <w:t>have</w:t>
      </w:r>
      <w:proofErr w:type="gramEnd"/>
      <w:r w:rsidR="00A22670" w:rsidRPr="005E4A0D">
        <w:rPr>
          <w:rFonts w:ascii="Arial" w:hAnsi="Arial" w:cs="Arial"/>
          <w:color w:val="00B050"/>
          <w:sz w:val="24"/>
          <w:szCs w:val="24"/>
          <w:shd w:val="clear" w:color="auto" w:fill="FFFFFF"/>
        </w:rPr>
        <w:t xml:space="preserve"> added “…other stressors </w:t>
      </w:r>
      <w:commentRangeStart w:id="435"/>
      <w:commentRangeStart w:id="436"/>
      <w:r w:rsidR="00A22670" w:rsidRPr="005E4A0D">
        <w:rPr>
          <w:rFonts w:ascii="Arial" w:hAnsi="Arial" w:cs="Arial"/>
          <w:color w:val="00B050"/>
          <w:sz w:val="24"/>
          <w:szCs w:val="24"/>
          <w:shd w:val="clear" w:color="auto" w:fill="FFFFFF"/>
        </w:rPr>
        <w:t>such as pollution, ocean acidification and change in other oceanographic parameters could also lead to coral bleaching</w:t>
      </w:r>
      <w:commentRangeEnd w:id="435"/>
      <w:r>
        <w:rPr>
          <w:rStyle w:val="CommentReference"/>
        </w:rPr>
        <w:commentReference w:id="435"/>
      </w:r>
      <w:commentRangeEnd w:id="436"/>
      <w:r w:rsidR="00B9023B">
        <w:rPr>
          <w:rStyle w:val="CommentReference"/>
        </w:rPr>
        <w:commentReference w:id="436"/>
      </w:r>
      <w:ins w:id="437" w:author="Man Lim Ho" w:date="2024-07-10T16:02:00Z" w16du:dateUtc="2024-07-10T06:02:00Z">
        <w:r w:rsidR="000B07BB">
          <w:rPr>
            <w:rFonts w:ascii="Arial" w:hAnsi="Arial" w:cs="Arial"/>
            <w:color w:val="00B050"/>
            <w:sz w:val="24"/>
            <w:szCs w:val="24"/>
            <w:shd w:val="clear" w:color="auto" w:fill="FFFFFF"/>
          </w:rPr>
          <w:t xml:space="preserve"> (11-13)</w:t>
        </w:r>
      </w:ins>
      <w:r w:rsidR="00A22670" w:rsidRPr="005E4A0D">
        <w:rPr>
          <w:rFonts w:ascii="Arial" w:hAnsi="Arial" w:cs="Arial"/>
          <w:color w:val="00B050"/>
          <w:sz w:val="24"/>
          <w:szCs w:val="24"/>
          <w:shd w:val="clear" w:color="auto" w:fill="FFFFFF"/>
        </w:rPr>
        <w:t xml:space="preserve">.” </w:t>
      </w:r>
      <w:ins w:id="438" w:author="Malgorzata Nakagawa-Lagisz" w:date="2024-07-10T10:42:00Z" w16du:dateUtc="2024-07-10T00:42:00Z">
        <w:r>
          <w:rPr>
            <w:rFonts w:ascii="Arial" w:hAnsi="Arial" w:cs="Arial"/>
            <w:color w:val="00B050"/>
            <w:sz w:val="24"/>
            <w:szCs w:val="24"/>
            <w:shd w:val="clear" w:color="auto" w:fill="FFFFFF"/>
          </w:rPr>
          <w:t>(</w:t>
        </w:r>
      </w:ins>
      <w:ins w:id="439" w:author="Man Lim Ho" w:date="2024-07-10T22:36:00Z" w16du:dateUtc="2024-07-10T12:36:00Z">
        <w:r w:rsidR="00595489">
          <w:rPr>
            <w:rFonts w:ascii="Arial" w:hAnsi="Arial" w:cs="Arial"/>
            <w:color w:val="00B050"/>
            <w:sz w:val="24"/>
            <w:szCs w:val="24"/>
            <w:shd w:val="clear" w:color="auto" w:fill="FFFFFF"/>
          </w:rPr>
          <w:t xml:space="preserve">New </w:t>
        </w:r>
        <w:r w:rsidR="00595489">
          <w:rPr>
            <w:rFonts w:ascii="Arial" w:hAnsi="Arial" w:cs="Arial"/>
            <w:color w:val="00B050"/>
            <w:sz w:val="24"/>
            <w:szCs w:val="24"/>
            <w:shd w:val="clear" w:color="auto" w:fill="FFFFFF"/>
          </w:rPr>
          <w:lastRenderedPageBreak/>
          <w:t xml:space="preserve">lines </w:t>
        </w:r>
      </w:ins>
      <w:ins w:id="440" w:author="Malgorzata Nakagawa-Lagisz" w:date="2024-07-10T10:42:00Z" w16du:dateUtc="2024-07-10T00:42:00Z">
        <w:del w:id="441" w:author="Man Lim Ho" w:date="2024-07-10T22:36:00Z" w16du:dateUtc="2024-07-10T12:36:00Z">
          <w:r w:rsidDel="00595489">
            <w:rPr>
              <w:rFonts w:ascii="Arial" w:hAnsi="Arial" w:cs="Arial"/>
              <w:color w:val="00B050"/>
              <w:sz w:val="24"/>
              <w:szCs w:val="24"/>
              <w:shd w:val="clear" w:color="auto" w:fill="FFFFFF"/>
            </w:rPr>
            <w:delText xml:space="preserve">new line </w:delText>
          </w:r>
        </w:del>
      </w:ins>
      <w:ins w:id="442" w:author="Man Lim Ho" w:date="2024-07-10T22:36:00Z" w16du:dateUtc="2024-07-10T12:36:00Z">
        <w:r w:rsidR="00595489">
          <w:rPr>
            <w:rFonts w:ascii="Arial" w:hAnsi="Arial" w:cs="Arial"/>
            <w:color w:val="00B050"/>
            <w:sz w:val="24"/>
            <w:szCs w:val="24"/>
            <w:shd w:val="clear" w:color="auto" w:fill="FFFFFF"/>
          </w:rPr>
          <w:t>93-94</w:t>
        </w:r>
      </w:ins>
      <w:ins w:id="443" w:author="Malgorzata Nakagawa-Lagisz" w:date="2024-07-10T10:42:00Z" w16du:dateUtc="2024-07-10T00:42:00Z">
        <w:del w:id="444" w:author="Man Lim Ho" w:date="2024-07-10T16:03:00Z" w16du:dateUtc="2024-07-10T06:03:00Z">
          <w:r w:rsidDel="0043209C">
            <w:rPr>
              <w:rFonts w:ascii="Arial" w:hAnsi="Arial" w:cs="Arial"/>
              <w:color w:val="00B050"/>
              <w:sz w:val="24"/>
              <w:szCs w:val="24"/>
              <w:shd w:val="clear" w:color="auto" w:fill="FFFFFF"/>
            </w:rPr>
            <w:delText>XX</w:delText>
          </w:r>
        </w:del>
        <w:r>
          <w:rPr>
            <w:rFonts w:ascii="Arial" w:hAnsi="Arial" w:cs="Arial"/>
            <w:color w:val="00B050"/>
            <w:sz w:val="24"/>
            <w:szCs w:val="24"/>
            <w:shd w:val="clear" w:color="auto" w:fill="FFFFFF"/>
          </w:rPr>
          <w:t xml:space="preserve">). </w:t>
        </w:r>
      </w:ins>
      <w:moveFromRangeStart w:id="445" w:author="Malgorzata Nakagawa-Lagisz" w:date="2024-07-10T10:42:00Z" w:name="move171500574"/>
      <w:moveFrom w:id="446" w:author="Malgorzata Nakagawa-Lagisz" w:date="2024-07-10T10:42:00Z" w16du:dateUtc="2024-07-10T00:42:00Z">
        <w:r w:rsidR="00A22670" w:rsidRPr="005E4A0D" w:rsidDel="0014223E">
          <w:rPr>
            <w:rFonts w:ascii="Arial" w:hAnsi="Arial" w:cs="Arial"/>
            <w:color w:val="00B050"/>
            <w:sz w:val="24"/>
            <w:szCs w:val="24"/>
            <w:shd w:val="clear" w:color="auto" w:fill="FFFFFF"/>
          </w:rPr>
          <w:t>To the paragraph to address other stressors that could lead to coral bleaching.</w:t>
        </w:r>
      </w:moveFrom>
      <w:moveFromRangeEnd w:id="445"/>
    </w:p>
    <w:p w14:paraId="53C31871"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L90 Citation number [13] appears to be incorrect. All the citations numbers afterwards in the text seem to be mixed up. Please provide a correct correspondence between the citation number in the text and in the reference list. This is normally done automatically with a reference manager (like Zotero, EndNote).</w:t>
      </w:r>
    </w:p>
    <w:p w14:paraId="5CAE5B23" w14:textId="58230290" w:rsidR="006D6FA3" w:rsidRPr="009861E2" w:rsidRDefault="009861E2" w:rsidP="0016179E">
      <w:pPr>
        <w:spacing w:before="240" w:line="480" w:lineRule="auto"/>
        <w:jc w:val="both"/>
        <w:rPr>
          <w:rFonts w:ascii="Arial" w:hAnsi="Arial" w:cs="Arial"/>
          <w:color w:val="00B050"/>
          <w:sz w:val="24"/>
          <w:szCs w:val="24"/>
          <w:shd w:val="clear" w:color="auto" w:fill="FFFFFF"/>
        </w:rPr>
      </w:pPr>
      <w:r w:rsidRPr="009861E2">
        <w:rPr>
          <w:rFonts w:ascii="Arial" w:hAnsi="Arial" w:cs="Arial"/>
          <w:color w:val="00B050"/>
          <w:sz w:val="24"/>
          <w:szCs w:val="24"/>
          <w:shd w:val="clear" w:color="auto" w:fill="FFFFFF"/>
        </w:rPr>
        <w:t>Author Response: We apologise, we have fixed the reference</w:t>
      </w:r>
      <w:ins w:id="447" w:author="Malgorzata Nakagawa-Lagisz" w:date="2024-07-10T10:44:00Z" w16du:dateUtc="2024-07-10T00:44:00Z">
        <w:r w:rsidR="0014223E">
          <w:rPr>
            <w:rFonts w:ascii="Arial" w:hAnsi="Arial" w:cs="Arial"/>
            <w:color w:val="00B050"/>
            <w:sz w:val="24"/>
            <w:szCs w:val="24"/>
            <w:shd w:val="clear" w:color="auto" w:fill="FFFFFF"/>
          </w:rPr>
          <w:t>s</w:t>
        </w:r>
      </w:ins>
      <w:r w:rsidRPr="009861E2">
        <w:rPr>
          <w:rFonts w:ascii="Arial" w:hAnsi="Arial" w:cs="Arial"/>
          <w:color w:val="00B050"/>
          <w:sz w:val="24"/>
          <w:szCs w:val="24"/>
          <w:shd w:val="clear" w:color="auto" w:fill="FFFFFF"/>
        </w:rPr>
        <w:t xml:space="preserve"> with </w:t>
      </w:r>
      <w:proofErr w:type="gramStart"/>
      <w:r w:rsidRPr="009861E2">
        <w:rPr>
          <w:rFonts w:ascii="Arial" w:hAnsi="Arial" w:cs="Arial"/>
          <w:color w:val="00B050"/>
          <w:sz w:val="24"/>
          <w:szCs w:val="24"/>
          <w:shd w:val="clear" w:color="auto" w:fill="FFFFFF"/>
        </w:rPr>
        <w:t>Mendeley</w:t>
      </w:r>
      <w:proofErr w:type="gramEnd"/>
      <w:r w:rsidRPr="009861E2">
        <w:rPr>
          <w:rFonts w:ascii="Arial" w:hAnsi="Arial" w:cs="Arial"/>
          <w:color w:val="00B050"/>
          <w:sz w:val="24"/>
          <w:szCs w:val="24"/>
          <w:shd w:val="clear" w:color="auto" w:fill="FFFFFF"/>
        </w:rPr>
        <w:t xml:space="preserve"> and they are all in the correct order now.</w:t>
      </w:r>
    </w:p>
    <w:p w14:paraId="52774DFF"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L119 Maybe the reference "James, K.L., Randall, N.P. &amp; Haddaway, N.R. A methodology for systematic mapping in environmental sciences. Environ Evid 5, 7 (2016). https://doi.org/10.1186/s13750-016-0059-6" would be more appropriate here than the ROSES reporting standards.</w:t>
      </w:r>
    </w:p>
    <w:p w14:paraId="60139841" w14:textId="270C34FB" w:rsidR="009861E2" w:rsidRPr="009861E2" w:rsidRDefault="009861E2" w:rsidP="009861E2">
      <w:pPr>
        <w:spacing w:before="240" w:line="480" w:lineRule="auto"/>
        <w:jc w:val="both"/>
        <w:rPr>
          <w:rFonts w:ascii="Arial" w:hAnsi="Arial" w:cs="Arial"/>
          <w:color w:val="00B050"/>
          <w:sz w:val="24"/>
          <w:szCs w:val="24"/>
          <w:shd w:val="clear" w:color="auto" w:fill="FFFFFF"/>
        </w:rPr>
      </w:pPr>
      <w:r w:rsidRPr="009861E2">
        <w:rPr>
          <w:rFonts w:ascii="Arial" w:hAnsi="Arial" w:cs="Arial"/>
          <w:color w:val="00B050"/>
          <w:sz w:val="24"/>
          <w:szCs w:val="24"/>
          <w:shd w:val="clear" w:color="auto" w:fill="FFFFFF"/>
        </w:rPr>
        <w:t xml:space="preserve">Author Response: </w:t>
      </w:r>
      <w:del w:id="448" w:author="Malgorzata Nakagawa-Lagisz" w:date="2024-07-10T10:44:00Z" w16du:dateUtc="2024-07-10T00:44:00Z">
        <w:r w:rsidRPr="009861E2" w:rsidDel="0014223E">
          <w:rPr>
            <w:rFonts w:ascii="Arial" w:hAnsi="Arial" w:cs="Arial"/>
            <w:color w:val="00B050"/>
            <w:sz w:val="24"/>
            <w:szCs w:val="24"/>
            <w:shd w:val="clear" w:color="auto" w:fill="FFFFFF"/>
          </w:rPr>
          <w:delText>We apologise</w:delText>
        </w:r>
      </w:del>
      <w:ins w:id="449" w:author="Malgorzata Nakagawa-Lagisz" w:date="2024-07-10T10:44:00Z" w16du:dateUtc="2024-07-10T00:44:00Z">
        <w:r w:rsidR="0014223E">
          <w:rPr>
            <w:rFonts w:ascii="Arial" w:hAnsi="Arial" w:cs="Arial"/>
            <w:color w:val="00B050"/>
            <w:sz w:val="24"/>
            <w:szCs w:val="24"/>
            <w:shd w:val="clear" w:color="auto" w:fill="FFFFFF"/>
          </w:rPr>
          <w:t>As noted above</w:t>
        </w:r>
      </w:ins>
      <w:r w:rsidRPr="009861E2">
        <w:rPr>
          <w:rFonts w:ascii="Arial" w:hAnsi="Arial" w:cs="Arial"/>
          <w:color w:val="00B050"/>
          <w:sz w:val="24"/>
          <w:szCs w:val="24"/>
          <w:shd w:val="clear" w:color="auto" w:fill="FFFFFF"/>
        </w:rPr>
        <w:t>, we have fixed the reference</w:t>
      </w:r>
      <w:ins w:id="450" w:author="Malgorzata Nakagawa-Lagisz" w:date="2024-07-10T10:44:00Z" w16du:dateUtc="2024-07-10T00:44:00Z">
        <w:r w:rsidR="0014223E">
          <w:rPr>
            <w:rFonts w:ascii="Arial" w:hAnsi="Arial" w:cs="Arial"/>
            <w:color w:val="00B050"/>
            <w:sz w:val="24"/>
            <w:szCs w:val="24"/>
            <w:shd w:val="clear" w:color="auto" w:fill="FFFFFF"/>
          </w:rPr>
          <w:t>s</w:t>
        </w:r>
      </w:ins>
      <w:r w:rsidRPr="009861E2">
        <w:rPr>
          <w:rFonts w:ascii="Arial" w:hAnsi="Arial" w:cs="Arial"/>
          <w:color w:val="00B050"/>
          <w:sz w:val="24"/>
          <w:szCs w:val="24"/>
          <w:shd w:val="clear" w:color="auto" w:fill="FFFFFF"/>
        </w:rPr>
        <w:t xml:space="preserve"> with </w:t>
      </w:r>
      <w:proofErr w:type="gramStart"/>
      <w:r w:rsidRPr="009861E2">
        <w:rPr>
          <w:rFonts w:ascii="Arial" w:hAnsi="Arial" w:cs="Arial"/>
          <w:color w:val="00B050"/>
          <w:sz w:val="24"/>
          <w:szCs w:val="24"/>
          <w:shd w:val="clear" w:color="auto" w:fill="FFFFFF"/>
        </w:rPr>
        <w:t>Mendeley</w:t>
      </w:r>
      <w:proofErr w:type="gramEnd"/>
      <w:r w:rsidRPr="009861E2">
        <w:rPr>
          <w:rFonts w:ascii="Arial" w:hAnsi="Arial" w:cs="Arial"/>
          <w:color w:val="00B050"/>
          <w:sz w:val="24"/>
          <w:szCs w:val="24"/>
          <w:shd w:val="clear" w:color="auto" w:fill="FFFFFF"/>
        </w:rPr>
        <w:t xml:space="preserve"> and they are all in the correct order now.</w:t>
      </w:r>
    </w:p>
    <w:p w14:paraId="1BD0BD15"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L143 The components of the primary question (PECO) are missing in this section.</w:t>
      </w:r>
    </w:p>
    <w:p w14:paraId="4F73AAD0" w14:textId="1E3558A3" w:rsidR="00684681" w:rsidRPr="0071109C" w:rsidRDefault="00684681" w:rsidP="0016179E">
      <w:p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 xml:space="preserve">Author Response: We have added an additional paragraph to introduce the PECO </w:t>
      </w:r>
      <w:del w:id="451" w:author="Malgorzata Nakagawa-Lagisz" w:date="2024-07-10T10:45:00Z" w16du:dateUtc="2024-07-10T00:45:00Z">
        <w:r w:rsidR="00DA5F4B" w:rsidRPr="0071109C" w:rsidDel="0014223E">
          <w:rPr>
            <w:rFonts w:ascii="Arial" w:hAnsi="Arial" w:cs="Arial"/>
            <w:color w:val="00B050"/>
            <w:sz w:val="24"/>
            <w:szCs w:val="24"/>
            <w:shd w:val="clear" w:color="auto" w:fill="FFFFFF"/>
          </w:rPr>
          <w:delText xml:space="preserve">model </w:delText>
        </w:r>
      </w:del>
      <w:ins w:id="452" w:author="Malgorzata Nakagawa-Lagisz" w:date="2024-07-10T10:45:00Z" w16du:dateUtc="2024-07-10T00:45:00Z">
        <w:r w:rsidR="0014223E">
          <w:rPr>
            <w:rFonts w:ascii="Arial" w:hAnsi="Arial" w:cs="Arial"/>
            <w:color w:val="00B050"/>
            <w:sz w:val="24"/>
            <w:szCs w:val="24"/>
            <w:shd w:val="clear" w:color="auto" w:fill="FFFFFF"/>
          </w:rPr>
          <w:t>in this</w:t>
        </w:r>
      </w:ins>
      <w:del w:id="453" w:author="Malgorzata Nakagawa-Lagisz" w:date="2024-07-10T10:45:00Z" w16du:dateUtc="2024-07-10T00:45:00Z">
        <w:r w:rsidR="00DA5F4B" w:rsidRPr="0071109C" w:rsidDel="0014223E">
          <w:rPr>
            <w:rFonts w:ascii="Arial" w:hAnsi="Arial" w:cs="Arial"/>
            <w:color w:val="00B050"/>
            <w:sz w:val="24"/>
            <w:szCs w:val="24"/>
            <w:shd w:val="clear" w:color="auto" w:fill="FFFFFF"/>
          </w:rPr>
          <w:delText>to</w:delText>
        </w:r>
      </w:del>
      <w:r w:rsidR="00DA5F4B" w:rsidRPr="0071109C">
        <w:rPr>
          <w:rFonts w:ascii="Arial" w:hAnsi="Arial" w:cs="Arial"/>
          <w:color w:val="00B050"/>
          <w:sz w:val="24"/>
          <w:szCs w:val="24"/>
          <w:shd w:val="clear" w:color="auto" w:fill="FFFFFF"/>
        </w:rPr>
        <w:t xml:space="preserve"> </w:t>
      </w:r>
      <w:del w:id="454" w:author="Malgorzata Nakagawa-Lagisz" w:date="2024-07-10T10:45:00Z" w16du:dateUtc="2024-07-10T00:45:00Z">
        <w:r w:rsidR="00DA5F4B" w:rsidRPr="0071109C" w:rsidDel="0014223E">
          <w:rPr>
            <w:rFonts w:ascii="Arial" w:hAnsi="Arial" w:cs="Arial"/>
            <w:color w:val="00B050"/>
            <w:sz w:val="24"/>
            <w:szCs w:val="24"/>
            <w:shd w:val="clear" w:color="auto" w:fill="FFFFFF"/>
          </w:rPr>
          <w:delText xml:space="preserve">the </w:delText>
        </w:r>
      </w:del>
      <w:r w:rsidR="00DA5F4B" w:rsidRPr="0071109C">
        <w:rPr>
          <w:rFonts w:ascii="Arial" w:hAnsi="Arial" w:cs="Arial"/>
          <w:color w:val="00B050"/>
          <w:sz w:val="24"/>
          <w:szCs w:val="24"/>
          <w:shd w:val="clear" w:color="auto" w:fill="FFFFFF"/>
        </w:rPr>
        <w:t xml:space="preserve">section as </w:t>
      </w:r>
      <w:del w:id="455" w:author="Malgorzata Nakagawa-Lagisz" w:date="2024-07-10T10:44:00Z" w16du:dateUtc="2024-07-10T00:44:00Z">
        <w:r w:rsidR="00DA5F4B" w:rsidRPr="0071109C" w:rsidDel="0014223E">
          <w:rPr>
            <w:rFonts w:ascii="Arial" w:hAnsi="Arial" w:cs="Arial"/>
            <w:color w:val="00B050"/>
            <w:sz w:val="24"/>
            <w:szCs w:val="24"/>
            <w:shd w:val="clear" w:color="auto" w:fill="FFFFFF"/>
          </w:rPr>
          <w:delText>below</w:delText>
        </w:r>
      </w:del>
      <w:ins w:id="456" w:author="Malgorzata Nakagawa-Lagisz" w:date="2024-07-10T10:44:00Z" w16du:dateUtc="2024-07-10T00:44:00Z">
        <w:r w:rsidR="0014223E">
          <w:rPr>
            <w:rFonts w:ascii="Arial" w:hAnsi="Arial" w:cs="Arial"/>
            <w:color w:val="00B050"/>
            <w:sz w:val="24"/>
            <w:szCs w:val="24"/>
            <w:shd w:val="clear" w:color="auto" w:fill="FFFFFF"/>
          </w:rPr>
          <w:t>follows</w:t>
        </w:r>
      </w:ins>
      <w:r w:rsidR="00DA5F4B" w:rsidRPr="0071109C">
        <w:rPr>
          <w:rFonts w:ascii="Arial" w:hAnsi="Arial" w:cs="Arial"/>
          <w:color w:val="00B050"/>
          <w:sz w:val="24"/>
          <w:szCs w:val="24"/>
          <w:shd w:val="clear" w:color="auto" w:fill="FFFFFF"/>
        </w:rPr>
        <w:t>:</w:t>
      </w:r>
    </w:p>
    <w:p w14:paraId="51BA50FA" w14:textId="7248DF01" w:rsidR="00D55762" w:rsidRPr="0071109C" w:rsidRDefault="0014223E" w:rsidP="00D55762">
      <w:pPr>
        <w:spacing w:before="240" w:line="480" w:lineRule="auto"/>
        <w:jc w:val="both"/>
        <w:rPr>
          <w:rFonts w:ascii="Arial" w:hAnsi="Arial" w:cs="Arial"/>
          <w:color w:val="00B050"/>
          <w:sz w:val="24"/>
          <w:szCs w:val="24"/>
          <w:shd w:val="clear" w:color="auto" w:fill="FFFFFF"/>
        </w:rPr>
      </w:pPr>
      <w:ins w:id="457" w:author="Malgorzata Nakagawa-Lagisz" w:date="2024-07-10T10:45:00Z" w16du:dateUtc="2024-07-10T00:45:00Z">
        <w:r>
          <w:rPr>
            <w:rFonts w:ascii="Arial" w:hAnsi="Arial" w:cs="Arial"/>
            <w:color w:val="00B050"/>
            <w:sz w:val="24"/>
            <w:szCs w:val="24"/>
          </w:rPr>
          <w:t xml:space="preserve">New line numbers </w:t>
        </w:r>
        <w:del w:id="458" w:author="Man Lim Ho" w:date="2024-07-10T16:04:00Z" w16du:dateUtc="2024-07-10T06:04:00Z">
          <w:r w:rsidDel="00055E25">
            <w:rPr>
              <w:rFonts w:ascii="Arial" w:hAnsi="Arial" w:cs="Arial"/>
              <w:color w:val="00B050"/>
              <w:sz w:val="24"/>
              <w:szCs w:val="24"/>
            </w:rPr>
            <w:delText>XXX</w:delText>
          </w:r>
        </w:del>
      </w:ins>
      <w:ins w:id="459" w:author="Man Lim Ho" w:date="2024-07-10T22:37:00Z" w16du:dateUtc="2024-07-10T12:37:00Z">
        <w:r w:rsidR="0076338A">
          <w:rPr>
            <w:rFonts w:ascii="Arial" w:hAnsi="Arial" w:cs="Arial"/>
            <w:color w:val="00B050"/>
            <w:sz w:val="24"/>
            <w:szCs w:val="24"/>
          </w:rPr>
          <w:t>180-190</w:t>
        </w:r>
      </w:ins>
      <w:ins w:id="460" w:author="Malgorzata Nakagawa-Lagisz" w:date="2024-07-10T10:45:00Z" w16du:dateUtc="2024-07-10T00:45:00Z">
        <w:r>
          <w:rPr>
            <w:rFonts w:ascii="Arial" w:hAnsi="Arial" w:cs="Arial"/>
            <w:color w:val="00B050"/>
            <w:sz w:val="24"/>
            <w:szCs w:val="24"/>
          </w:rPr>
          <w:t xml:space="preserve">: </w:t>
        </w:r>
      </w:ins>
      <w:r w:rsidR="00DA5F4B" w:rsidRPr="0071109C">
        <w:rPr>
          <w:rFonts w:ascii="Arial" w:hAnsi="Arial" w:cs="Arial"/>
          <w:color w:val="00B050"/>
          <w:sz w:val="24"/>
          <w:szCs w:val="24"/>
          <w:shd w:val="clear" w:color="auto" w:fill="FFFFFF"/>
        </w:rPr>
        <w:t>“</w:t>
      </w:r>
      <w:r w:rsidR="00D55762" w:rsidRPr="0071109C">
        <w:rPr>
          <w:rFonts w:ascii="Arial" w:hAnsi="Arial" w:cs="Arial"/>
          <w:color w:val="00B050"/>
          <w:sz w:val="24"/>
          <w:szCs w:val="24"/>
          <w:shd w:val="clear" w:color="auto" w:fill="FFFFFF"/>
        </w:rPr>
        <w:t xml:space="preserve">We utilised the PECO (Population, Exposure, Comparator and Outcomes) </w:t>
      </w:r>
      <w:del w:id="461" w:author="Malgorzata Nakagawa-Lagisz" w:date="2024-07-10T10:45:00Z" w16du:dateUtc="2024-07-10T00:45:00Z">
        <w:r w:rsidR="00D55762" w:rsidRPr="0071109C" w:rsidDel="0014223E">
          <w:rPr>
            <w:rFonts w:ascii="Arial" w:hAnsi="Arial" w:cs="Arial"/>
            <w:color w:val="00B050"/>
            <w:sz w:val="24"/>
            <w:szCs w:val="24"/>
            <w:shd w:val="clear" w:color="auto" w:fill="FFFFFF"/>
          </w:rPr>
          <w:delText xml:space="preserve">model </w:delText>
        </w:r>
      </w:del>
      <w:ins w:id="462" w:author="Malgorzata Nakagawa-Lagisz" w:date="2024-07-10T10:45:00Z" w16du:dateUtc="2024-07-10T00:45:00Z">
        <w:r>
          <w:rPr>
            <w:rFonts w:ascii="Arial" w:hAnsi="Arial" w:cs="Arial"/>
            <w:color w:val="00B050"/>
            <w:sz w:val="24"/>
            <w:szCs w:val="24"/>
            <w:shd w:val="clear" w:color="auto" w:fill="FFFFFF"/>
          </w:rPr>
          <w:t>framework</w:t>
        </w:r>
        <w:r w:rsidRPr="0071109C">
          <w:rPr>
            <w:rFonts w:ascii="Arial" w:hAnsi="Arial" w:cs="Arial"/>
            <w:color w:val="00B050"/>
            <w:sz w:val="24"/>
            <w:szCs w:val="24"/>
            <w:shd w:val="clear" w:color="auto" w:fill="FFFFFF"/>
          </w:rPr>
          <w:t xml:space="preserve"> </w:t>
        </w:r>
      </w:ins>
      <w:r w:rsidR="00D55762" w:rsidRPr="0071109C">
        <w:rPr>
          <w:rFonts w:ascii="Arial" w:hAnsi="Arial" w:cs="Arial"/>
          <w:color w:val="00B050"/>
          <w:sz w:val="24"/>
          <w:szCs w:val="24"/>
          <w:shd w:val="clear" w:color="auto" w:fill="FFFFFF"/>
        </w:rPr>
        <w:t>for this systematic map.</w:t>
      </w:r>
      <w:del w:id="463" w:author="Malgorzata Nakagawa-Lagisz" w:date="2024-07-10T10:45:00Z" w16du:dateUtc="2024-07-10T00:45:00Z">
        <w:r w:rsidR="00D55762" w:rsidRPr="0071109C" w:rsidDel="0014223E">
          <w:rPr>
            <w:rFonts w:ascii="Arial" w:hAnsi="Arial" w:cs="Arial"/>
            <w:color w:val="00B050"/>
            <w:sz w:val="24"/>
            <w:szCs w:val="24"/>
            <w:shd w:val="clear" w:color="auto" w:fill="FFFFFF"/>
          </w:rPr>
          <w:delText xml:space="preserve"> It is a framework used to define a problem statement in exposure studies, originally derived from a framework used in medical studies of interventions (PICO) – Population, Intervention, Comparator and Outcome.</w:delText>
        </w:r>
      </w:del>
    </w:p>
    <w:p w14:paraId="211C62DE" w14:textId="049DDB36" w:rsidR="00DA5F4B" w:rsidRPr="0076338A" w:rsidRDefault="00DA5F4B">
      <w:pPr>
        <w:pStyle w:val="ListParagraph"/>
        <w:numPr>
          <w:ilvl w:val="0"/>
          <w:numId w:val="10"/>
        </w:numPr>
        <w:spacing w:line="480" w:lineRule="auto"/>
        <w:rPr>
          <w:rFonts w:ascii="Arial" w:hAnsi="Arial" w:cs="Arial"/>
          <w:color w:val="00B050"/>
          <w:sz w:val="24"/>
          <w:szCs w:val="24"/>
          <w:shd w:val="clear" w:color="auto" w:fill="FFFFFF"/>
          <w:rPrChange w:id="464" w:author="Man Lim Ho" w:date="2024-07-10T22:36:00Z" w16du:dateUtc="2024-07-10T12:36:00Z">
            <w:rPr>
              <w:shd w:val="clear" w:color="auto" w:fill="FFFFFF"/>
            </w:rPr>
          </w:rPrChange>
        </w:rPr>
        <w:pPrChange w:id="465" w:author="Man Lim Ho" w:date="2024-07-10T22:36:00Z" w16du:dateUtc="2024-07-10T12:36:00Z">
          <w:pPr>
            <w:spacing w:before="240" w:line="480" w:lineRule="auto"/>
            <w:jc w:val="both"/>
          </w:pPr>
        </w:pPrChange>
      </w:pPr>
      <w:r w:rsidRPr="0076338A">
        <w:rPr>
          <w:rFonts w:ascii="Arial" w:hAnsi="Arial" w:cs="Arial"/>
          <w:color w:val="00B050"/>
          <w:sz w:val="24"/>
          <w:szCs w:val="24"/>
          <w:shd w:val="clear" w:color="auto" w:fill="FFFFFF"/>
          <w:rPrChange w:id="466" w:author="Malgorzata Nakagawa-Lagisz" w:date="2024-07-10T10:46:00Z" w16du:dateUtc="2024-07-10T00:46:00Z">
            <w:rPr>
              <w:shd w:val="clear" w:color="auto" w:fill="FFFFFF"/>
            </w:rPr>
          </w:rPrChange>
        </w:rPr>
        <w:lastRenderedPageBreak/>
        <w:t>Population: Subtropical and Temperate Coral Systems and Coral Reefs</w:t>
      </w:r>
      <w:ins w:id="467" w:author="Man Lim Ho" w:date="2024-07-10T22:36:00Z" w16du:dateUtc="2024-07-10T12:36:00Z">
        <w:r w:rsidR="0076338A" w:rsidRPr="0076338A">
          <w:rPr>
            <w:rFonts w:ascii="Arial" w:hAnsi="Arial" w:cs="Arial"/>
            <w:color w:val="00B050"/>
            <w:sz w:val="24"/>
            <w:szCs w:val="24"/>
            <w:shd w:val="clear" w:color="auto" w:fill="FFFFFF"/>
          </w:rPr>
          <w:t xml:space="preserve">. Coral systems are defined in this systematic map as corals belonging to the class </w:t>
        </w:r>
        <w:proofErr w:type="spellStart"/>
        <w:r w:rsidR="0076338A" w:rsidRPr="0076338A">
          <w:rPr>
            <w:rFonts w:ascii="Arial" w:hAnsi="Arial" w:cs="Arial"/>
            <w:color w:val="00B050"/>
            <w:sz w:val="24"/>
            <w:szCs w:val="24"/>
            <w:shd w:val="clear" w:color="auto" w:fill="FFFFFF"/>
          </w:rPr>
          <w:t>Octocorallia</w:t>
        </w:r>
        <w:proofErr w:type="spellEnd"/>
        <w:r w:rsidR="0076338A" w:rsidRPr="0076338A">
          <w:rPr>
            <w:rFonts w:ascii="Arial" w:hAnsi="Arial" w:cs="Arial"/>
            <w:color w:val="00B050"/>
            <w:sz w:val="24"/>
            <w:szCs w:val="24"/>
            <w:shd w:val="clear" w:color="auto" w:fill="FFFFFF"/>
          </w:rPr>
          <w:t xml:space="preserve"> and </w:t>
        </w:r>
        <w:proofErr w:type="spellStart"/>
        <w:r w:rsidR="0076338A" w:rsidRPr="0076338A">
          <w:rPr>
            <w:rFonts w:ascii="Arial" w:hAnsi="Arial" w:cs="Arial"/>
            <w:color w:val="00B050"/>
            <w:sz w:val="24"/>
            <w:szCs w:val="24"/>
            <w:shd w:val="clear" w:color="auto" w:fill="FFFFFF"/>
          </w:rPr>
          <w:t>Hexacorallia</w:t>
        </w:r>
        <w:proofErr w:type="spellEnd"/>
        <w:r w:rsidR="0076338A" w:rsidRPr="0076338A">
          <w:rPr>
            <w:rFonts w:ascii="Arial" w:hAnsi="Arial" w:cs="Arial"/>
            <w:color w:val="00B050"/>
            <w:sz w:val="24"/>
            <w:szCs w:val="24"/>
            <w:shd w:val="clear" w:color="auto" w:fill="FFFFFF"/>
          </w:rPr>
          <w:t>.</w:t>
        </w:r>
      </w:ins>
    </w:p>
    <w:p w14:paraId="5909A215" w14:textId="41555B49" w:rsidR="00DA5F4B" w:rsidRPr="0071109C" w:rsidRDefault="00DA5F4B" w:rsidP="00DA5F4B">
      <w:pPr>
        <w:pStyle w:val="ListParagraph"/>
        <w:numPr>
          <w:ilvl w:val="0"/>
          <w:numId w:val="2"/>
        </w:num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Exposure: Ocean Warming</w:t>
      </w:r>
    </w:p>
    <w:p w14:paraId="619BEBC0" w14:textId="3E7E9FDA" w:rsidR="00DA5F4B" w:rsidRPr="0071109C" w:rsidRDefault="00DA5F4B" w:rsidP="00DA5F4B">
      <w:pPr>
        <w:pStyle w:val="ListParagraph"/>
        <w:numPr>
          <w:ilvl w:val="0"/>
          <w:numId w:val="2"/>
        </w:num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Comparator: Effects before and after recorded event/exposure. Control/exposure experimental studies are included.</w:t>
      </w:r>
    </w:p>
    <w:p w14:paraId="35B002B6" w14:textId="55962493" w:rsidR="00DA5F4B" w:rsidRPr="0071109C" w:rsidRDefault="00DA5F4B" w:rsidP="00DA5F4B">
      <w:pPr>
        <w:pStyle w:val="ListParagraph"/>
        <w:numPr>
          <w:ilvl w:val="0"/>
          <w:numId w:val="2"/>
        </w:numPr>
        <w:spacing w:before="240" w:line="480" w:lineRule="auto"/>
        <w:jc w:val="both"/>
        <w:rPr>
          <w:rFonts w:ascii="Arial" w:hAnsi="Arial" w:cs="Arial"/>
          <w:color w:val="00B050"/>
          <w:sz w:val="24"/>
          <w:szCs w:val="24"/>
          <w:shd w:val="clear" w:color="auto" w:fill="FFFFFF"/>
        </w:rPr>
      </w:pPr>
      <w:r w:rsidRPr="0071109C">
        <w:rPr>
          <w:rFonts w:ascii="Arial" w:hAnsi="Arial" w:cs="Arial"/>
          <w:color w:val="00B050"/>
          <w:sz w:val="24"/>
          <w:szCs w:val="24"/>
          <w:shd w:val="clear" w:color="auto" w:fill="FFFFFF"/>
        </w:rPr>
        <w:t>Outcomes: Mortality and bleaching, habitat changes, threats, acclimatisation of subtropical and temperate coral systems.</w:t>
      </w:r>
    </w:p>
    <w:p w14:paraId="3CAD98EB" w14:textId="45920C68" w:rsidR="00DA5F4B" w:rsidRPr="0071109C" w:rsidRDefault="00DA5F4B" w:rsidP="00DA5F4B">
      <w:pPr>
        <w:spacing w:before="240" w:line="480" w:lineRule="auto"/>
        <w:jc w:val="both"/>
        <w:rPr>
          <w:rFonts w:ascii="Arial" w:hAnsi="Arial" w:cs="Arial"/>
          <w:color w:val="00B050"/>
          <w:sz w:val="24"/>
          <w:szCs w:val="24"/>
          <w:shd w:val="clear" w:color="auto" w:fill="FFFFFF"/>
        </w:rPr>
      </w:pPr>
      <w:del w:id="468" w:author="Malgorzata Nakagawa-Lagisz" w:date="2024-07-10T10:46:00Z" w16du:dateUtc="2024-07-10T00:46:00Z">
        <w:r w:rsidRPr="0071109C" w:rsidDel="0014223E">
          <w:rPr>
            <w:rFonts w:ascii="Arial" w:hAnsi="Arial" w:cs="Arial"/>
            <w:color w:val="00B050"/>
            <w:sz w:val="24"/>
            <w:szCs w:val="24"/>
            <w:shd w:val="clear" w:color="auto" w:fill="FFFFFF"/>
          </w:rPr>
          <w:delText xml:space="preserve">Further </w:delText>
        </w:r>
      </w:del>
      <w:ins w:id="469" w:author="Malgorzata Nakagawa-Lagisz" w:date="2024-07-10T10:46:00Z" w16du:dateUtc="2024-07-10T00:46:00Z">
        <w:r w:rsidR="0014223E">
          <w:rPr>
            <w:rFonts w:ascii="Arial" w:hAnsi="Arial" w:cs="Arial"/>
            <w:color w:val="00B050"/>
            <w:sz w:val="24"/>
            <w:szCs w:val="24"/>
            <w:shd w:val="clear" w:color="auto" w:fill="FFFFFF"/>
          </w:rPr>
          <w:t>Additional</w:t>
        </w:r>
        <w:r w:rsidR="0014223E" w:rsidRPr="0071109C">
          <w:rPr>
            <w:rFonts w:ascii="Arial" w:hAnsi="Arial" w:cs="Arial"/>
            <w:color w:val="00B050"/>
            <w:sz w:val="24"/>
            <w:szCs w:val="24"/>
            <w:shd w:val="clear" w:color="auto" w:fill="FFFFFF"/>
          </w:rPr>
          <w:t xml:space="preserve"> </w:t>
        </w:r>
      </w:ins>
      <w:del w:id="470" w:author="Malgorzata Nakagawa-Lagisz" w:date="2024-07-10T10:46:00Z" w16du:dateUtc="2024-07-10T00:46:00Z">
        <w:r w:rsidRPr="0071109C" w:rsidDel="0014223E">
          <w:rPr>
            <w:rFonts w:ascii="Arial" w:hAnsi="Arial" w:cs="Arial"/>
            <w:color w:val="00B050"/>
            <w:sz w:val="24"/>
            <w:szCs w:val="24"/>
            <w:shd w:val="clear" w:color="auto" w:fill="FFFFFF"/>
          </w:rPr>
          <w:delText xml:space="preserve">criteria of </w:delText>
        </w:r>
      </w:del>
      <w:r w:rsidRPr="0071109C">
        <w:rPr>
          <w:rFonts w:ascii="Arial" w:hAnsi="Arial" w:cs="Arial"/>
          <w:color w:val="00B050"/>
          <w:sz w:val="24"/>
          <w:szCs w:val="24"/>
          <w:shd w:val="clear" w:color="auto" w:fill="FFFFFF"/>
        </w:rPr>
        <w:t>eligibility criteria can be found in the method section.”</w:t>
      </w:r>
    </w:p>
    <w:p w14:paraId="558B7924"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L159 This is nice to have all these definitions, but I suggest spreading the information throughout the text instead of having a separate "Terminology" section. For example, you can use the definition of coral, coral populations when describing the population element of the question; coral bleaching when describing the outcome etc. It will also clarify how you have defined ecoregions, provinces, temperate, subtropical and high latitude reefs in your work.</w:t>
      </w:r>
    </w:p>
    <w:p w14:paraId="798F6B4A" w14:textId="3E59F1B2" w:rsidR="00371E5A" w:rsidRDefault="00371E5A" w:rsidP="0016179E">
      <w:pPr>
        <w:spacing w:before="240" w:line="480" w:lineRule="auto"/>
        <w:jc w:val="both"/>
        <w:rPr>
          <w:ins w:id="471" w:author="Malgorzata Nakagawa-Lagisz" w:date="2024-07-10T10:46:00Z" w16du:dateUtc="2024-07-10T00:46:00Z"/>
          <w:rFonts w:ascii="Arial" w:hAnsi="Arial" w:cs="Arial"/>
          <w:color w:val="00B050"/>
          <w:sz w:val="24"/>
          <w:szCs w:val="24"/>
          <w:shd w:val="clear" w:color="auto" w:fill="FFFFFF"/>
        </w:rPr>
      </w:pPr>
      <w:r w:rsidRPr="00B324E1">
        <w:rPr>
          <w:rFonts w:ascii="Arial" w:hAnsi="Arial" w:cs="Arial"/>
          <w:color w:val="00B050"/>
          <w:sz w:val="24"/>
          <w:szCs w:val="24"/>
          <w:shd w:val="clear" w:color="auto" w:fill="FFFFFF"/>
        </w:rPr>
        <w:t>Author response: Thank you very much for the recommendation. We have integrated the definition</w:t>
      </w:r>
      <w:ins w:id="472" w:author="Malgorzata Nakagawa-Lagisz" w:date="2024-07-10T10:46:00Z" w16du:dateUtc="2024-07-10T00:46:00Z">
        <w:r w:rsidR="0014223E">
          <w:rPr>
            <w:rFonts w:ascii="Arial" w:hAnsi="Arial" w:cs="Arial"/>
            <w:color w:val="00B050"/>
            <w:sz w:val="24"/>
            <w:szCs w:val="24"/>
            <w:shd w:val="clear" w:color="auto" w:fill="FFFFFF"/>
          </w:rPr>
          <w:t>s</w:t>
        </w:r>
      </w:ins>
      <w:r w:rsidRPr="00B324E1">
        <w:rPr>
          <w:rFonts w:ascii="Arial" w:hAnsi="Arial" w:cs="Arial"/>
          <w:color w:val="00B050"/>
          <w:sz w:val="24"/>
          <w:szCs w:val="24"/>
          <w:shd w:val="clear" w:color="auto" w:fill="FFFFFF"/>
        </w:rPr>
        <w:t xml:space="preserve"> where they first appear in the main text (</w:t>
      </w:r>
      <w:r w:rsidR="00B324E1" w:rsidRPr="00B324E1">
        <w:rPr>
          <w:rFonts w:ascii="Arial" w:hAnsi="Arial" w:cs="Arial"/>
          <w:color w:val="00B050"/>
          <w:sz w:val="24"/>
          <w:szCs w:val="24"/>
          <w:shd w:val="clear" w:color="auto" w:fill="FFFFFF"/>
        </w:rPr>
        <w:t xml:space="preserve">after abstract) </w:t>
      </w:r>
      <w:del w:id="473" w:author="Malgorzata Nakagawa-Lagisz" w:date="2024-07-10T10:46:00Z" w16du:dateUtc="2024-07-10T00:46:00Z">
        <w:r w:rsidR="00B324E1" w:rsidRPr="00B324E1" w:rsidDel="0014223E">
          <w:rPr>
            <w:rFonts w:ascii="Arial" w:hAnsi="Arial" w:cs="Arial"/>
            <w:color w:val="00B050"/>
            <w:sz w:val="24"/>
            <w:szCs w:val="24"/>
            <w:shd w:val="clear" w:color="auto" w:fill="FFFFFF"/>
          </w:rPr>
          <w:delText>to add better contrast to the context of the term</w:delText>
        </w:r>
        <w:r w:rsidR="00B324E1" w:rsidDel="0014223E">
          <w:rPr>
            <w:rFonts w:ascii="Arial" w:hAnsi="Arial" w:cs="Arial"/>
            <w:color w:val="00B050"/>
            <w:sz w:val="24"/>
            <w:szCs w:val="24"/>
            <w:shd w:val="clear" w:color="auto" w:fill="FFFFFF"/>
          </w:rPr>
          <w:delText>inologie</w:delText>
        </w:r>
        <w:r w:rsidR="00B324E1" w:rsidRPr="00B324E1" w:rsidDel="0014223E">
          <w:rPr>
            <w:rFonts w:ascii="Arial" w:hAnsi="Arial" w:cs="Arial"/>
            <w:color w:val="00B050"/>
            <w:sz w:val="24"/>
            <w:szCs w:val="24"/>
            <w:shd w:val="clear" w:color="auto" w:fill="FFFFFF"/>
          </w:rPr>
          <w:delText>s</w:delText>
        </w:r>
      </w:del>
      <w:ins w:id="474" w:author="Malgorzata Nakagawa-Lagisz" w:date="2024-07-10T10:46:00Z" w16du:dateUtc="2024-07-10T00:46:00Z">
        <w:r w:rsidR="0014223E">
          <w:rPr>
            <w:rFonts w:ascii="Arial" w:hAnsi="Arial" w:cs="Arial"/>
            <w:color w:val="00B050"/>
            <w:sz w:val="24"/>
            <w:szCs w:val="24"/>
            <w:shd w:val="clear" w:color="auto" w:fill="FFFFFF"/>
          </w:rPr>
          <w:t>, as suggested</w:t>
        </w:r>
      </w:ins>
      <w:r w:rsidR="00B324E1" w:rsidRPr="00B324E1">
        <w:rPr>
          <w:rFonts w:ascii="Arial" w:hAnsi="Arial" w:cs="Arial"/>
          <w:color w:val="00B050"/>
          <w:sz w:val="24"/>
          <w:szCs w:val="24"/>
          <w:shd w:val="clear" w:color="auto" w:fill="FFFFFF"/>
        </w:rPr>
        <w:t>.</w:t>
      </w:r>
    </w:p>
    <w:p w14:paraId="29E13BE1" w14:textId="0D58B29D" w:rsidR="0014223E" w:rsidRDefault="0014223E" w:rsidP="0016179E">
      <w:pPr>
        <w:spacing w:before="240" w:line="480" w:lineRule="auto"/>
        <w:jc w:val="both"/>
        <w:rPr>
          <w:ins w:id="475" w:author="Man Lim Ho" w:date="2024-07-10T16:07:00Z" w16du:dateUtc="2024-07-10T06:07:00Z"/>
          <w:rFonts w:ascii="Arial" w:hAnsi="Arial" w:cs="Arial"/>
          <w:color w:val="00B050"/>
          <w:sz w:val="24"/>
          <w:szCs w:val="24"/>
        </w:rPr>
      </w:pPr>
      <w:ins w:id="476" w:author="Malgorzata Nakagawa-Lagisz" w:date="2024-07-10T10:46:00Z" w16du:dateUtc="2024-07-10T00:46:00Z">
        <w:r>
          <w:rPr>
            <w:rFonts w:ascii="Arial" w:hAnsi="Arial" w:cs="Arial"/>
            <w:color w:val="00B050"/>
            <w:sz w:val="24"/>
            <w:szCs w:val="24"/>
          </w:rPr>
          <w:t>New line</w:t>
        </w:r>
      </w:ins>
      <w:ins w:id="477" w:author="Man Lim Ho" w:date="2024-07-10T22:37:00Z" w16du:dateUtc="2024-07-10T12:37:00Z">
        <w:r w:rsidR="00E21E47">
          <w:rPr>
            <w:rFonts w:ascii="Arial" w:hAnsi="Arial" w:cs="Arial"/>
            <w:color w:val="00B050"/>
            <w:sz w:val="24"/>
            <w:szCs w:val="24"/>
          </w:rPr>
          <w:t>s</w:t>
        </w:r>
      </w:ins>
      <w:ins w:id="478" w:author="Malgorzata Nakagawa-Lagisz" w:date="2024-07-10T10:46:00Z" w16du:dateUtc="2024-07-10T00:46:00Z">
        <w:r>
          <w:rPr>
            <w:rFonts w:ascii="Arial" w:hAnsi="Arial" w:cs="Arial"/>
            <w:color w:val="00B050"/>
            <w:sz w:val="24"/>
            <w:szCs w:val="24"/>
          </w:rPr>
          <w:t xml:space="preserve"> number</w:t>
        </w:r>
        <w:del w:id="479" w:author="Man Lim Ho" w:date="2024-07-10T16:07:00Z" w16du:dateUtc="2024-07-10T06:07:00Z">
          <w:r w:rsidDel="005B0A7D">
            <w:rPr>
              <w:rFonts w:ascii="Arial" w:hAnsi="Arial" w:cs="Arial"/>
              <w:color w:val="00B050"/>
              <w:sz w:val="24"/>
              <w:szCs w:val="24"/>
            </w:rPr>
            <w:delText>s</w:delText>
          </w:r>
        </w:del>
        <w:r>
          <w:rPr>
            <w:rFonts w:ascii="Arial" w:hAnsi="Arial" w:cs="Arial"/>
            <w:color w:val="00B050"/>
            <w:sz w:val="24"/>
            <w:szCs w:val="24"/>
          </w:rPr>
          <w:t xml:space="preserve"> </w:t>
        </w:r>
        <w:del w:id="480" w:author="Man Lim Ho" w:date="2024-07-10T16:07:00Z" w16du:dateUtc="2024-07-10T06:07:00Z">
          <w:r w:rsidDel="005865DD">
            <w:rPr>
              <w:rFonts w:ascii="Arial" w:hAnsi="Arial" w:cs="Arial"/>
              <w:color w:val="00B050"/>
              <w:sz w:val="24"/>
              <w:szCs w:val="24"/>
            </w:rPr>
            <w:delText>XXX</w:delText>
          </w:r>
        </w:del>
      </w:ins>
      <w:ins w:id="481" w:author="Man Lim Ho" w:date="2024-07-10T22:37:00Z" w16du:dateUtc="2024-07-10T12:37:00Z">
        <w:r w:rsidR="00E21E47">
          <w:rPr>
            <w:rFonts w:ascii="Arial" w:hAnsi="Arial" w:cs="Arial"/>
            <w:color w:val="00B050"/>
            <w:sz w:val="24"/>
            <w:szCs w:val="24"/>
          </w:rPr>
          <w:t>141-144</w:t>
        </w:r>
      </w:ins>
      <w:ins w:id="482" w:author="Malgorzata Nakagawa-Lagisz" w:date="2024-07-10T10:46:00Z" w16du:dateUtc="2024-07-10T00:46:00Z">
        <w:r>
          <w:rPr>
            <w:rFonts w:ascii="Arial" w:hAnsi="Arial" w:cs="Arial"/>
            <w:color w:val="00B050"/>
            <w:sz w:val="24"/>
            <w:szCs w:val="24"/>
          </w:rPr>
          <w:t xml:space="preserve">: </w:t>
        </w:r>
        <w:commentRangeStart w:id="483"/>
        <w:commentRangeStart w:id="484"/>
        <w:r>
          <w:rPr>
            <w:rFonts w:ascii="Arial" w:hAnsi="Arial" w:cs="Arial"/>
            <w:color w:val="00B050"/>
            <w:sz w:val="24"/>
            <w:szCs w:val="24"/>
          </w:rPr>
          <w:t>“</w:t>
        </w:r>
      </w:ins>
      <w:ins w:id="485" w:author="Man Lim Ho" w:date="2024-07-10T16:07:00Z" w16du:dateUtc="2024-07-10T06:07:00Z">
        <w:r w:rsidR="005B0A7D" w:rsidRPr="007D475D">
          <w:rPr>
            <w:rFonts w:ascii="Arial" w:hAnsi="Arial" w:cs="Arial"/>
            <w:color w:val="00B050"/>
            <w:sz w:val="24"/>
            <w:szCs w:val="24"/>
            <w:rPrChange w:id="486" w:author="Man Lim Ho" w:date="2024-07-10T19:42:00Z" w16du:dateUtc="2024-07-10T09:42:00Z">
              <w:rPr>
                <w:rFonts w:ascii="Arial" w:hAnsi="Arial" w:cs="Arial"/>
              </w:rPr>
            </w:rPrChange>
          </w:rPr>
          <w:t xml:space="preserve">Ecoregions are defined as areas of relatively homogeneous species composition and clearly distinct from adjacent systems nested within Provinces, where provinces are large areas with presence of distinct biotas, that hold some level of endemism </w:t>
        </w:r>
      </w:ins>
      <w:customXmlInsRangeStart w:id="487" w:author="Man Lim Ho" w:date="2024-07-10T16:07:00Z"/>
      <w:sdt>
        <w:sdtPr>
          <w:rPr>
            <w:rFonts w:ascii="Arial" w:hAnsi="Arial" w:cs="Arial"/>
            <w:color w:val="00B050"/>
            <w:sz w:val="24"/>
            <w:szCs w:val="24"/>
          </w:rPr>
          <w:tag w:val="MENDELEY_CITATION_v3_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"/>
          <w:id w:val="-1992476458"/>
          <w:placeholder>
            <w:docPart w:val="5D661778EF774BEBB78E7A203186C7E5"/>
          </w:placeholder>
        </w:sdtPr>
        <w:sdtEndPr/>
        <w:sdtContent>
          <w:customXmlInsRangeEnd w:id="487"/>
          <w:ins w:id="488" w:author="Man Lim Ho" w:date="2024-07-10T16:07:00Z" w16du:dateUtc="2024-07-10T06:07:00Z">
            <w:r w:rsidR="005B0A7D" w:rsidRPr="007D475D">
              <w:rPr>
                <w:rFonts w:ascii="Arial" w:hAnsi="Arial" w:cs="Arial"/>
                <w:color w:val="00B050"/>
                <w:sz w:val="24"/>
                <w:szCs w:val="24"/>
                <w:rPrChange w:id="489" w:author="Man Lim Ho" w:date="2024-07-10T19:42:00Z" w16du:dateUtc="2024-07-10T09:42:00Z">
                  <w:rPr>
                    <w:rFonts w:ascii="Arial" w:hAnsi="Arial" w:cs="Arial"/>
                    <w:color w:val="000000"/>
                  </w:rPr>
                </w:rPrChange>
              </w:rPr>
              <w:t>(29)</w:t>
            </w:r>
          </w:ins>
          <w:customXmlInsRangeStart w:id="490" w:author="Man Lim Ho" w:date="2024-07-10T16:07:00Z"/>
        </w:sdtContent>
      </w:sdt>
      <w:customXmlInsRangeEnd w:id="490"/>
      <w:ins w:id="491" w:author="Malgorzata Nakagawa-Lagisz" w:date="2024-07-10T10:46:00Z" w16du:dateUtc="2024-07-10T00:46:00Z">
        <w:r>
          <w:rPr>
            <w:rFonts w:ascii="Arial" w:hAnsi="Arial" w:cs="Arial"/>
            <w:color w:val="00B050"/>
            <w:sz w:val="24"/>
            <w:szCs w:val="24"/>
          </w:rPr>
          <w:t>”</w:t>
        </w:r>
      </w:ins>
      <w:commentRangeEnd w:id="483"/>
      <w:ins w:id="492" w:author="Malgorzata Nakagawa-Lagisz" w:date="2024-07-10T10:47:00Z" w16du:dateUtc="2024-07-10T00:47:00Z">
        <w:r w:rsidRPr="007D475D">
          <w:rPr>
            <w:rFonts w:ascii="Arial" w:hAnsi="Arial" w:cs="Arial"/>
            <w:color w:val="00B050"/>
            <w:sz w:val="24"/>
            <w:szCs w:val="24"/>
            <w:rPrChange w:id="493" w:author="Man Lim Ho" w:date="2024-07-10T19:42:00Z" w16du:dateUtc="2024-07-10T09:42:00Z">
              <w:rPr>
                <w:rStyle w:val="CommentReference"/>
              </w:rPr>
            </w:rPrChange>
          </w:rPr>
          <w:commentReference w:id="483"/>
        </w:r>
      </w:ins>
      <w:commentRangeEnd w:id="484"/>
      <w:r w:rsidR="002717C5" w:rsidRPr="007D475D">
        <w:rPr>
          <w:rFonts w:ascii="Arial" w:hAnsi="Arial" w:cs="Arial"/>
          <w:color w:val="00B050"/>
          <w:sz w:val="24"/>
          <w:szCs w:val="24"/>
          <w:rPrChange w:id="494" w:author="Man Lim Ho" w:date="2024-07-10T19:42:00Z" w16du:dateUtc="2024-07-10T09:42:00Z">
            <w:rPr>
              <w:rStyle w:val="CommentReference"/>
            </w:rPr>
          </w:rPrChange>
        </w:rPr>
        <w:commentReference w:id="484"/>
      </w:r>
    </w:p>
    <w:p w14:paraId="3BA99D11" w14:textId="6A4A5FDF" w:rsidR="005B0A7D" w:rsidRDefault="005B0A7D" w:rsidP="0016179E">
      <w:pPr>
        <w:spacing w:before="240" w:line="480" w:lineRule="auto"/>
        <w:jc w:val="both"/>
        <w:rPr>
          <w:ins w:id="495" w:author="Man Lim Ho" w:date="2024-07-10T16:11:00Z" w16du:dateUtc="2024-07-10T06:11:00Z"/>
          <w:rFonts w:ascii="Arial" w:hAnsi="Arial" w:cs="Arial"/>
          <w:color w:val="00B050"/>
          <w:sz w:val="24"/>
          <w:szCs w:val="24"/>
        </w:rPr>
      </w:pPr>
      <w:ins w:id="496" w:author="Man Lim Ho" w:date="2024-07-10T16:07:00Z" w16du:dateUtc="2024-07-10T06:07:00Z">
        <w:r>
          <w:rPr>
            <w:rFonts w:ascii="Arial" w:hAnsi="Arial" w:cs="Arial"/>
            <w:color w:val="00B050"/>
            <w:sz w:val="24"/>
            <w:szCs w:val="24"/>
          </w:rPr>
          <w:lastRenderedPageBreak/>
          <w:t xml:space="preserve">New line number </w:t>
        </w:r>
      </w:ins>
      <w:ins w:id="497" w:author="Man Lim Ho" w:date="2024-07-10T16:10:00Z" w16du:dateUtc="2024-07-10T06:10:00Z">
        <w:r w:rsidR="00595F8A">
          <w:rPr>
            <w:rFonts w:ascii="Arial" w:hAnsi="Arial" w:cs="Arial"/>
            <w:color w:val="00B050"/>
            <w:sz w:val="24"/>
            <w:szCs w:val="24"/>
          </w:rPr>
          <w:t>15</w:t>
        </w:r>
      </w:ins>
      <w:ins w:id="498" w:author="Man Lim Ho" w:date="2024-07-10T22:37:00Z" w16du:dateUtc="2024-07-10T12:37:00Z">
        <w:r w:rsidR="0071100F">
          <w:rPr>
            <w:rFonts w:ascii="Arial" w:hAnsi="Arial" w:cs="Arial"/>
            <w:color w:val="00B050"/>
            <w:sz w:val="24"/>
            <w:szCs w:val="24"/>
          </w:rPr>
          <w:t>2-159</w:t>
        </w:r>
      </w:ins>
      <w:ins w:id="499" w:author="Man Lim Ho" w:date="2024-07-10T16:10:00Z" w16du:dateUtc="2024-07-10T06:10:00Z">
        <w:r w:rsidR="00595F8A">
          <w:rPr>
            <w:rFonts w:ascii="Arial" w:hAnsi="Arial" w:cs="Arial"/>
            <w:color w:val="00B050"/>
            <w:sz w:val="24"/>
            <w:szCs w:val="24"/>
          </w:rPr>
          <w:t>: “</w:t>
        </w:r>
        <w:r w:rsidR="00595F8A" w:rsidRPr="00595F8A">
          <w:rPr>
            <w:rFonts w:ascii="Arial" w:hAnsi="Arial" w:cs="Arial"/>
            <w:color w:val="00B050"/>
            <w:sz w:val="24"/>
            <w:szCs w:val="24"/>
          </w:rPr>
          <w:t>Degree heating weeks (DHWs) is a measure of accumulated thermal stress experienced by corals. It is calculated by adding up days where temperatures exceed the usual summertime maximum by at least 1 degree Celsius over a 12-week period (33–35). A MHW is defined as a thermal event where SST exceeds the 90th percentile of the local climatological temperature for at least 5 consecutive days (36). Sea surface temperature (SST) is the measure of the surface temperature of ocean and the thickness can vary based on measuring methods. It generally varies from 10 microns (Satellite remote sensing) (35) to several metres deep (Shipboard measurement).</w:t>
        </w:r>
        <w:r w:rsidR="00595F8A">
          <w:rPr>
            <w:rFonts w:ascii="Arial" w:hAnsi="Arial" w:cs="Arial"/>
            <w:color w:val="00B050"/>
            <w:sz w:val="24"/>
            <w:szCs w:val="24"/>
          </w:rPr>
          <w:t>”</w:t>
        </w:r>
      </w:ins>
    </w:p>
    <w:p w14:paraId="21AB9969" w14:textId="1150816F" w:rsidR="00560C82" w:rsidRPr="00B324E1" w:rsidRDefault="00560C82" w:rsidP="0016179E">
      <w:pPr>
        <w:spacing w:before="240" w:line="480" w:lineRule="auto"/>
        <w:jc w:val="both"/>
        <w:rPr>
          <w:rFonts w:ascii="Arial" w:hAnsi="Arial" w:cs="Arial"/>
          <w:color w:val="00B050"/>
          <w:sz w:val="24"/>
          <w:szCs w:val="24"/>
          <w:shd w:val="clear" w:color="auto" w:fill="FFFFFF"/>
        </w:rPr>
      </w:pPr>
      <w:ins w:id="500" w:author="Man Lim Ho" w:date="2024-07-10T16:11:00Z" w16du:dateUtc="2024-07-10T06:11:00Z">
        <w:r>
          <w:rPr>
            <w:rFonts w:ascii="Arial" w:hAnsi="Arial" w:cs="Arial"/>
            <w:color w:val="00B050"/>
            <w:sz w:val="24"/>
            <w:szCs w:val="24"/>
          </w:rPr>
          <w:t>New line</w:t>
        </w:r>
      </w:ins>
      <w:ins w:id="501" w:author="Man Lim Ho" w:date="2024-07-10T22:38:00Z" w16du:dateUtc="2024-07-10T12:38:00Z">
        <w:r w:rsidR="00293F9B">
          <w:rPr>
            <w:rFonts w:ascii="Arial" w:hAnsi="Arial" w:cs="Arial"/>
            <w:color w:val="00B050"/>
            <w:sz w:val="24"/>
            <w:szCs w:val="24"/>
          </w:rPr>
          <w:t>s</w:t>
        </w:r>
      </w:ins>
      <w:ins w:id="502" w:author="Man Lim Ho" w:date="2024-07-10T16:11:00Z" w16du:dateUtc="2024-07-10T06:11:00Z">
        <w:r>
          <w:rPr>
            <w:rFonts w:ascii="Arial" w:hAnsi="Arial" w:cs="Arial"/>
            <w:color w:val="00B050"/>
            <w:sz w:val="24"/>
            <w:szCs w:val="24"/>
          </w:rPr>
          <w:t xml:space="preserve"> number </w:t>
        </w:r>
        <w:r w:rsidR="00AD555A">
          <w:rPr>
            <w:rFonts w:ascii="Arial" w:hAnsi="Arial" w:cs="Arial"/>
            <w:color w:val="00B050"/>
            <w:sz w:val="24"/>
            <w:szCs w:val="24"/>
          </w:rPr>
          <w:t>27</w:t>
        </w:r>
      </w:ins>
      <w:ins w:id="503" w:author="Man Lim Ho" w:date="2024-07-10T22:54:00Z" w16du:dateUtc="2024-07-10T12:54:00Z">
        <w:r w:rsidR="00682799">
          <w:rPr>
            <w:rFonts w:ascii="Arial" w:hAnsi="Arial" w:cs="Arial"/>
            <w:color w:val="00B050"/>
            <w:sz w:val="24"/>
            <w:szCs w:val="24"/>
          </w:rPr>
          <w:t>8</w:t>
        </w:r>
      </w:ins>
      <w:ins w:id="504" w:author="Man Lim Ho" w:date="2024-07-10T22:38:00Z" w16du:dateUtc="2024-07-10T12:38:00Z">
        <w:r w:rsidR="00293F9B">
          <w:rPr>
            <w:rFonts w:ascii="Arial" w:hAnsi="Arial" w:cs="Arial"/>
            <w:color w:val="00B050"/>
            <w:sz w:val="24"/>
            <w:szCs w:val="24"/>
          </w:rPr>
          <w:t>-28</w:t>
        </w:r>
      </w:ins>
      <w:ins w:id="505" w:author="Man Lim Ho" w:date="2024-07-10T22:54:00Z" w16du:dateUtc="2024-07-10T12:54:00Z">
        <w:r w:rsidR="00682799">
          <w:rPr>
            <w:rFonts w:ascii="Arial" w:hAnsi="Arial" w:cs="Arial"/>
            <w:color w:val="00B050"/>
            <w:sz w:val="24"/>
            <w:szCs w:val="24"/>
          </w:rPr>
          <w:t>7</w:t>
        </w:r>
      </w:ins>
      <w:ins w:id="506" w:author="Man Lim Ho" w:date="2024-07-10T16:11:00Z" w16du:dateUtc="2024-07-10T06:11:00Z">
        <w:r w:rsidR="00AD555A">
          <w:rPr>
            <w:rFonts w:ascii="Arial" w:hAnsi="Arial" w:cs="Arial"/>
            <w:color w:val="00B050"/>
            <w:sz w:val="24"/>
            <w:szCs w:val="24"/>
          </w:rPr>
          <w:t xml:space="preserve">: </w:t>
        </w:r>
      </w:ins>
      <w:ins w:id="507" w:author="Man Lim Ho" w:date="2024-07-10T16:12:00Z" w16du:dateUtc="2024-07-10T06:12:00Z">
        <w:r w:rsidR="00AD555A">
          <w:rPr>
            <w:rFonts w:ascii="Arial" w:hAnsi="Arial" w:cs="Arial"/>
            <w:color w:val="00B050"/>
            <w:sz w:val="24"/>
            <w:szCs w:val="24"/>
          </w:rPr>
          <w:t>“</w:t>
        </w:r>
        <w:r w:rsidR="00422898" w:rsidRPr="00422898">
          <w:rPr>
            <w:rFonts w:ascii="Arial" w:hAnsi="Arial" w:cs="Arial"/>
            <w:color w:val="00B050"/>
            <w:sz w:val="24"/>
            <w:szCs w:val="24"/>
          </w:rPr>
          <w:t xml:space="preserve">Subtropical and temperate coral systems and coral reefs are found in subtropical and temperate ecoregions respectively. In this systematic map, the subtropical and temperate ecoregions are defined as in Figure </w:t>
        </w:r>
      </w:ins>
      <w:ins w:id="508" w:author="Man Lim Ho" w:date="2024-07-10T22:38:00Z" w16du:dateUtc="2024-07-10T12:38:00Z">
        <w:r w:rsidR="00293F9B">
          <w:rPr>
            <w:rFonts w:ascii="Arial" w:hAnsi="Arial" w:cs="Arial"/>
            <w:color w:val="00B050"/>
            <w:sz w:val="24"/>
            <w:szCs w:val="24"/>
          </w:rPr>
          <w:t>2</w:t>
        </w:r>
      </w:ins>
      <w:ins w:id="509" w:author="Man Lim Ho" w:date="2024-07-10T16:12:00Z" w16du:dateUtc="2024-07-10T06:12:00Z">
        <w:r w:rsidR="00422898" w:rsidRPr="00422898">
          <w:rPr>
            <w:rFonts w:ascii="Arial" w:hAnsi="Arial" w:cs="Arial"/>
            <w:color w:val="00B050"/>
            <w:sz w:val="24"/>
            <w:szCs w:val="24"/>
          </w:rPr>
          <w:t xml:space="preserve"> and Supplementary Table S</w:t>
        </w:r>
      </w:ins>
      <w:ins w:id="510" w:author="Man Lim Ho" w:date="2024-07-10T22:38:00Z" w16du:dateUtc="2024-07-10T12:38:00Z">
        <w:r w:rsidR="00293F9B">
          <w:rPr>
            <w:rFonts w:ascii="Arial" w:hAnsi="Arial" w:cs="Arial"/>
            <w:color w:val="00B050"/>
            <w:sz w:val="24"/>
            <w:szCs w:val="24"/>
          </w:rPr>
          <w:t>2</w:t>
        </w:r>
      </w:ins>
      <w:ins w:id="511" w:author="Man Lim Ho" w:date="2024-07-10T16:12:00Z" w16du:dateUtc="2024-07-10T06:12:00Z">
        <w:r w:rsidR="00422898" w:rsidRPr="00422898">
          <w:rPr>
            <w:rFonts w:ascii="Arial" w:hAnsi="Arial" w:cs="Arial"/>
            <w:color w:val="00B050"/>
            <w:sz w:val="24"/>
            <w:szCs w:val="24"/>
          </w:rPr>
          <w:t xml:space="preserve"> (See appendix) (20,29); this includes marginal and high latitude coral systems. Marginal reefs are where the environmental conditions are marginal or close to a threshold for the survival of the coral species, meaning that the living conditions are less than ideal but still feasible for coral species to survive (41). High latitude reefs are reefs in regions above and below 28°N and 28°S respectively, referred in work by Beger et al. (20) and the henceforth figure and table (Figure </w:t>
        </w:r>
      </w:ins>
      <w:ins w:id="512" w:author="Man Lim Ho" w:date="2024-07-10T22:38:00Z" w16du:dateUtc="2024-07-10T12:38:00Z">
        <w:r w:rsidR="00293F9B">
          <w:rPr>
            <w:rFonts w:ascii="Arial" w:hAnsi="Arial" w:cs="Arial"/>
            <w:color w:val="00B050"/>
            <w:sz w:val="24"/>
            <w:szCs w:val="24"/>
          </w:rPr>
          <w:t>2</w:t>
        </w:r>
      </w:ins>
      <w:ins w:id="513" w:author="Man Lim Ho" w:date="2024-07-10T16:12:00Z" w16du:dateUtc="2024-07-10T06:12:00Z">
        <w:r w:rsidR="00422898" w:rsidRPr="00422898">
          <w:rPr>
            <w:rFonts w:ascii="Arial" w:hAnsi="Arial" w:cs="Arial"/>
            <w:color w:val="00B050"/>
            <w:sz w:val="24"/>
            <w:szCs w:val="24"/>
          </w:rPr>
          <w:t xml:space="preserve"> And Supplementary Table S</w:t>
        </w:r>
      </w:ins>
      <w:ins w:id="514" w:author="Man Lim Ho" w:date="2024-07-10T22:38:00Z" w16du:dateUtc="2024-07-10T12:38:00Z">
        <w:r w:rsidR="00293F9B">
          <w:rPr>
            <w:rFonts w:ascii="Arial" w:hAnsi="Arial" w:cs="Arial"/>
            <w:color w:val="00B050"/>
            <w:sz w:val="24"/>
            <w:szCs w:val="24"/>
          </w:rPr>
          <w:t>2</w:t>
        </w:r>
      </w:ins>
      <w:ins w:id="515" w:author="Man Lim Ho" w:date="2024-07-10T16:12:00Z" w16du:dateUtc="2024-07-10T06:12:00Z">
        <w:r w:rsidR="00422898" w:rsidRPr="00422898">
          <w:rPr>
            <w:rFonts w:ascii="Arial" w:hAnsi="Arial" w:cs="Arial"/>
            <w:color w:val="00B050"/>
            <w:sz w:val="24"/>
            <w:szCs w:val="24"/>
          </w:rPr>
          <w:t>).</w:t>
        </w:r>
        <w:r w:rsidR="00AD555A">
          <w:rPr>
            <w:rFonts w:ascii="Arial" w:hAnsi="Arial" w:cs="Arial"/>
            <w:color w:val="00B050"/>
            <w:sz w:val="24"/>
            <w:szCs w:val="24"/>
          </w:rPr>
          <w:t>”</w:t>
        </w:r>
      </w:ins>
    </w:p>
    <w:p w14:paraId="5D4718A8" w14:textId="77777777" w:rsidR="00F10C7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L179 Please ensure that the supplementary tables are numbered in the order in which they appear in the text.</w:t>
      </w:r>
    </w:p>
    <w:p w14:paraId="36DED72C" w14:textId="617C8453" w:rsidR="0050354C" w:rsidRPr="007818B7" w:rsidRDefault="007818B7" w:rsidP="0016179E">
      <w:pPr>
        <w:spacing w:before="240" w:line="480" w:lineRule="auto"/>
        <w:jc w:val="both"/>
        <w:rPr>
          <w:rFonts w:ascii="Arial" w:hAnsi="Arial" w:cs="Arial"/>
          <w:color w:val="00B050"/>
          <w:sz w:val="24"/>
          <w:szCs w:val="24"/>
          <w:shd w:val="clear" w:color="auto" w:fill="FFFFFF"/>
        </w:rPr>
      </w:pPr>
      <w:r w:rsidRPr="007818B7">
        <w:rPr>
          <w:rFonts w:ascii="Arial" w:hAnsi="Arial" w:cs="Arial"/>
          <w:color w:val="00B050"/>
          <w:sz w:val="24"/>
          <w:szCs w:val="24"/>
          <w:shd w:val="clear" w:color="auto" w:fill="FFFFFF"/>
        </w:rPr>
        <w:t xml:space="preserve">Author Response: Apologies for the wrong order of supplementary tables. We have fixed </w:t>
      </w:r>
      <w:del w:id="516" w:author="Malgorzata Nakagawa-Lagisz" w:date="2024-07-10T10:47:00Z" w16du:dateUtc="2024-07-10T00:47:00Z">
        <w:r w:rsidRPr="007818B7" w:rsidDel="0014223E">
          <w:rPr>
            <w:rFonts w:ascii="Arial" w:hAnsi="Arial" w:cs="Arial"/>
            <w:color w:val="00B050"/>
            <w:sz w:val="24"/>
            <w:szCs w:val="24"/>
            <w:shd w:val="clear" w:color="auto" w:fill="FFFFFF"/>
          </w:rPr>
          <w:delText xml:space="preserve">it </w:delText>
        </w:r>
      </w:del>
      <w:ins w:id="517" w:author="Malgorzata Nakagawa-Lagisz" w:date="2024-07-10T10:47:00Z" w16du:dateUtc="2024-07-10T00:47:00Z">
        <w:r w:rsidR="0014223E">
          <w:rPr>
            <w:rFonts w:ascii="Arial" w:hAnsi="Arial" w:cs="Arial"/>
            <w:color w:val="00B050"/>
            <w:sz w:val="24"/>
            <w:szCs w:val="24"/>
            <w:shd w:val="clear" w:color="auto" w:fill="FFFFFF"/>
          </w:rPr>
          <w:t>this</w:t>
        </w:r>
        <w:r w:rsidR="0014223E" w:rsidRPr="007818B7">
          <w:rPr>
            <w:rFonts w:ascii="Arial" w:hAnsi="Arial" w:cs="Arial"/>
            <w:color w:val="00B050"/>
            <w:sz w:val="24"/>
            <w:szCs w:val="24"/>
            <w:shd w:val="clear" w:color="auto" w:fill="FFFFFF"/>
          </w:rPr>
          <w:t xml:space="preserve"> </w:t>
        </w:r>
      </w:ins>
      <w:del w:id="518" w:author="Malgorzata Nakagawa-Lagisz" w:date="2024-07-10T10:47:00Z" w16du:dateUtc="2024-07-10T00:47:00Z">
        <w:r w:rsidRPr="007818B7" w:rsidDel="0014223E">
          <w:rPr>
            <w:rFonts w:ascii="Arial" w:hAnsi="Arial" w:cs="Arial"/>
            <w:color w:val="00B050"/>
            <w:sz w:val="24"/>
            <w:szCs w:val="24"/>
            <w:shd w:val="clear" w:color="auto" w:fill="FFFFFF"/>
          </w:rPr>
          <w:delText>accordingly</w:delText>
        </w:r>
      </w:del>
      <w:ins w:id="519" w:author="Malgorzata Nakagawa-Lagisz" w:date="2024-07-10T10:47:00Z" w16du:dateUtc="2024-07-10T00:47:00Z">
        <w:r w:rsidR="0014223E">
          <w:rPr>
            <w:rFonts w:ascii="Arial" w:hAnsi="Arial" w:cs="Arial"/>
            <w:color w:val="00B050"/>
            <w:sz w:val="24"/>
            <w:szCs w:val="24"/>
            <w:shd w:val="clear" w:color="auto" w:fill="FFFFFF"/>
          </w:rPr>
          <w:t>in the revised version of the manuscript</w:t>
        </w:r>
      </w:ins>
      <w:r w:rsidRPr="007818B7">
        <w:rPr>
          <w:rFonts w:ascii="Arial" w:hAnsi="Arial" w:cs="Arial"/>
          <w:color w:val="00B050"/>
          <w:sz w:val="24"/>
          <w:szCs w:val="24"/>
          <w:shd w:val="clear" w:color="auto" w:fill="FFFFFF"/>
        </w:rPr>
        <w:t>.</w:t>
      </w:r>
    </w:p>
    <w:p w14:paraId="612E7E8A" w14:textId="0B89C637" w:rsidR="00A06B64"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L191 In PECO O stands for Outcome not Objective.</w:t>
      </w:r>
    </w:p>
    <w:p w14:paraId="113B9640" w14:textId="71C80C3E" w:rsidR="00F10C70" w:rsidRDefault="00A06B64"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lastRenderedPageBreak/>
        <w:t xml:space="preserve">Author Response: </w:t>
      </w:r>
      <w:del w:id="520" w:author="Malgorzata Nakagawa-Lagisz" w:date="2024-07-10T10:47:00Z" w16du:dateUtc="2024-07-10T00:47:00Z">
        <w:r w:rsidDel="0014223E">
          <w:rPr>
            <w:rFonts w:ascii="Arial" w:hAnsi="Arial" w:cs="Arial"/>
            <w:color w:val="00B050"/>
            <w:sz w:val="24"/>
            <w:szCs w:val="24"/>
            <w:shd w:val="clear" w:color="auto" w:fill="FFFFFF"/>
          </w:rPr>
          <w:delText>Apologies for the typing mistake</w:delText>
        </w:r>
      </w:del>
      <w:ins w:id="521" w:author="Malgorzata Nakagawa-Lagisz" w:date="2024-07-10T10:47:00Z" w16du:dateUtc="2024-07-10T00:47:00Z">
        <w:r w:rsidR="0014223E">
          <w:rPr>
            <w:rFonts w:ascii="Arial" w:hAnsi="Arial" w:cs="Arial"/>
            <w:color w:val="00B050"/>
            <w:sz w:val="24"/>
            <w:szCs w:val="24"/>
            <w:shd w:val="clear" w:color="auto" w:fill="FFFFFF"/>
          </w:rPr>
          <w:t>I</w:t>
        </w:r>
      </w:ins>
      <w:del w:id="522" w:author="Malgorzata Nakagawa-Lagisz" w:date="2024-07-10T10:47:00Z" w16du:dateUtc="2024-07-10T00:47:00Z">
        <w:r w:rsidDel="0014223E">
          <w:rPr>
            <w:rFonts w:ascii="Arial" w:hAnsi="Arial" w:cs="Arial"/>
            <w:color w:val="00B050"/>
            <w:sz w:val="24"/>
            <w:szCs w:val="24"/>
            <w:shd w:val="clear" w:color="auto" w:fill="FFFFFF"/>
          </w:rPr>
          <w:delText>, i</w:delText>
        </w:r>
      </w:del>
      <w:r>
        <w:rPr>
          <w:rFonts w:ascii="Arial" w:hAnsi="Arial" w:cs="Arial"/>
          <w:color w:val="00B050"/>
          <w:sz w:val="24"/>
          <w:szCs w:val="24"/>
          <w:shd w:val="clear" w:color="auto" w:fill="FFFFFF"/>
        </w:rPr>
        <w:t>t has been corrected.</w:t>
      </w:r>
    </w:p>
    <w:p w14:paraId="15FF17E0" w14:textId="4F94C0E3" w:rsidR="0014223E" w:rsidRPr="00B324E1" w:rsidRDefault="0014223E" w:rsidP="0014223E">
      <w:pPr>
        <w:spacing w:before="240" w:line="480" w:lineRule="auto"/>
        <w:jc w:val="both"/>
        <w:rPr>
          <w:ins w:id="523" w:author="Malgorzata Nakagawa-Lagisz" w:date="2024-07-10T10:48:00Z" w16du:dateUtc="2024-07-10T00:48:00Z"/>
          <w:rFonts w:ascii="Arial" w:hAnsi="Arial" w:cs="Arial"/>
          <w:color w:val="00B050"/>
          <w:sz w:val="24"/>
          <w:szCs w:val="24"/>
          <w:shd w:val="clear" w:color="auto" w:fill="FFFFFF"/>
        </w:rPr>
      </w:pPr>
      <w:ins w:id="524" w:author="Malgorzata Nakagawa-Lagisz" w:date="2024-07-10T10:48:00Z" w16du:dateUtc="2024-07-10T00:48:00Z">
        <w:r>
          <w:rPr>
            <w:rFonts w:ascii="Arial" w:hAnsi="Arial" w:cs="Arial"/>
            <w:color w:val="00B050"/>
            <w:sz w:val="24"/>
            <w:szCs w:val="24"/>
          </w:rPr>
          <w:t xml:space="preserve">New line numbers </w:t>
        </w:r>
        <w:del w:id="525" w:author="Man Lim Ho" w:date="2024-07-10T16:13:00Z" w16du:dateUtc="2024-07-10T06:13:00Z">
          <w:r w:rsidDel="001F1D32">
            <w:rPr>
              <w:rFonts w:ascii="Arial" w:hAnsi="Arial" w:cs="Arial"/>
              <w:color w:val="00B050"/>
              <w:sz w:val="24"/>
              <w:szCs w:val="24"/>
            </w:rPr>
            <w:delText>XXX</w:delText>
          </w:r>
        </w:del>
      </w:ins>
      <w:ins w:id="526" w:author="Man Lim Ho" w:date="2024-07-10T22:39:00Z" w16du:dateUtc="2024-07-10T12:39:00Z">
        <w:r w:rsidR="00293F9B">
          <w:rPr>
            <w:rFonts w:ascii="Arial" w:hAnsi="Arial" w:cs="Arial"/>
            <w:color w:val="00B050"/>
            <w:sz w:val="24"/>
            <w:szCs w:val="24"/>
          </w:rPr>
          <w:t>180</w:t>
        </w:r>
        <w:r w:rsidR="00B2232B">
          <w:rPr>
            <w:rFonts w:ascii="Arial" w:hAnsi="Arial" w:cs="Arial"/>
            <w:color w:val="00B050"/>
            <w:sz w:val="24"/>
            <w:szCs w:val="24"/>
          </w:rPr>
          <w:t>:</w:t>
        </w:r>
      </w:ins>
      <w:ins w:id="527" w:author="Malgorzata Nakagawa-Lagisz" w:date="2024-07-10T10:48:00Z" w16du:dateUtc="2024-07-10T00:48:00Z">
        <w:del w:id="528" w:author="Man Lim Ho" w:date="2024-07-10T22:39:00Z" w16du:dateUtc="2024-07-10T12:39:00Z">
          <w:r w:rsidDel="00293F9B">
            <w:rPr>
              <w:rFonts w:ascii="Arial" w:hAnsi="Arial" w:cs="Arial"/>
              <w:color w:val="00B050"/>
              <w:sz w:val="24"/>
              <w:szCs w:val="24"/>
            </w:rPr>
            <w:delText>:</w:delText>
          </w:r>
        </w:del>
        <w:r>
          <w:rPr>
            <w:rFonts w:ascii="Arial" w:hAnsi="Arial" w:cs="Arial"/>
            <w:color w:val="00B050"/>
            <w:sz w:val="24"/>
            <w:szCs w:val="24"/>
          </w:rPr>
          <w:t xml:space="preserve"> </w:t>
        </w:r>
        <w:commentRangeStart w:id="529"/>
        <w:commentRangeStart w:id="530"/>
        <w:r>
          <w:rPr>
            <w:rFonts w:ascii="Arial" w:hAnsi="Arial" w:cs="Arial"/>
            <w:color w:val="00B050"/>
            <w:sz w:val="24"/>
            <w:szCs w:val="24"/>
          </w:rPr>
          <w:t>“</w:t>
        </w:r>
      </w:ins>
      <w:ins w:id="531" w:author="Man Lim Ho" w:date="2024-07-10T16:13:00Z" w16du:dateUtc="2024-07-10T06:13:00Z">
        <w:r w:rsidR="007B4F61" w:rsidRPr="007B4F61">
          <w:rPr>
            <w:rFonts w:ascii="Arial" w:hAnsi="Arial" w:cs="Arial"/>
            <w:color w:val="00B050"/>
            <w:sz w:val="24"/>
            <w:szCs w:val="24"/>
          </w:rPr>
          <w:t>We utilised the PECO (Population, Exposure, Comparator and Outcomes) framework</w:t>
        </w:r>
        <w:r w:rsidR="007B4F61">
          <w:rPr>
            <w:rFonts w:ascii="Arial" w:hAnsi="Arial" w:cs="Arial"/>
            <w:color w:val="00B050"/>
            <w:sz w:val="24"/>
            <w:szCs w:val="24"/>
          </w:rPr>
          <w:t>…</w:t>
        </w:r>
      </w:ins>
      <w:ins w:id="532" w:author="Malgorzata Nakagawa-Lagisz" w:date="2024-07-10T10:48:00Z" w16du:dateUtc="2024-07-10T00:48:00Z">
        <w:r>
          <w:rPr>
            <w:rFonts w:ascii="Arial" w:hAnsi="Arial" w:cs="Arial"/>
            <w:color w:val="00B050"/>
            <w:sz w:val="24"/>
            <w:szCs w:val="24"/>
          </w:rPr>
          <w:t>”</w:t>
        </w:r>
        <w:commentRangeEnd w:id="529"/>
        <w:r>
          <w:rPr>
            <w:rStyle w:val="CommentReference"/>
          </w:rPr>
          <w:commentReference w:id="529"/>
        </w:r>
      </w:ins>
      <w:commentRangeEnd w:id="530"/>
      <w:r w:rsidR="002717C5">
        <w:rPr>
          <w:rStyle w:val="CommentReference"/>
        </w:rPr>
        <w:commentReference w:id="530"/>
      </w:r>
      <w:ins w:id="533" w:author="Man Lim Ho" w:date="2024-07-10T16:13:00Z" w16du:dateUtc="2024-07-10T06:13:00Z">
        <w:r w:rsidR="007B4F61">
          <w:rPr>
            <w:rFonts w:ascii="Arial" w:hAnsi="Arial" w:cs="Arial"/>
            <w:color w:val="00B050"/>
            <w:sz w:val="24"/>
            <w:szCs w:val="24"/>
          </w:rPr>
          <w:t xml:space="preserve"> and </w:t>
        </w:r>
      </w:ins>
      <w:ins w:id="534" w:author="Man Lim Ho" w:date="2024-07-10T22:39:00Z" w16du:dateUtc="2024-07-10T12:39:00Z">
        <w:r w:rsidR="00B2232B">
          <w:rPr>
            <w:rFonts w:ascii="Arial" w:hAnsi="Arial" w:cs="Arial"/>
            <w:color w:val="00B050"/>
            <w:sz w:val="24"/>
            <w:szCs w:val="24"/>
          </w:rPr>
          <w:t>188</w:t>
        </w:r>
      </w:ins>
      <w:ins w:id="535" w:author="Man Lim Ho" w:date="2024-07-10T16:14:00Z" w16du:dateUtc="2024-07-10T06:14:00Z">
        <w:r w:rsidR="002717C5">
          <w:rPr>
            <w:rFonts w:ascii="Arial" w:hAnsi="Arial" w:cs="Arial"/>
            <w:color w:val="00B050"/>
            <w:sz w:val="24"/>
            <w:szCs w:val="24"/>
          </w:rPr>
          <w:t>: “</w:t>
        </w:r>
        <w:r w:rsidR="002717C5" w:rsidRPr="002717C5">
          <w:rPr>
            <w:rFonts w:ascii="Arial" w:hAnsi="Arial" w:cs="Arial"/>
            <w:color w:val="00B050"/>
            <w:sz w:val="24"/>
            <w:szCs w:val="24"/>
          </w:rPr>
          <w:t>Outcomes: Mortality and bleaching, habitat changes, threats, acclimatisation of subtropical and temperate coral systems.</w:t>
        </w:r>
        <w:r w:rsidR="002717C5">
          <w:rPr>
            <w:rFonts w:ascii="Arial" w:hAnsi="Arial" w:cs="Arial"/>
            <w:color w:val="00B050"/>
            <w:sz w:val="24"/>
            <w:szCs w:val="24"/>
          </w:rPr>
          <w:t>”</w:t>
        </w:r>
      </w:ins>
    </w:p>
    <w:p w14:paraId="5E612077" w14:textId="72CBF83C"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Methods</w:t>
      </w:r>
      <w:r w:rsidRPr="00072883">
        <w:rPr>
          <w:rFonts w:ascii="Arial" w:hAnsi="Arial" w:cs="Arial"/>
          <w:color w:val="000033"/>
          <w:sz w:val="24"/>
          <w:szCs w:val="24"/>
        </w:rPr>
        <w:br/>
      </w:r>
      <w:r w:rsidRPr="00072883">
        <w:rPr>
          <w:rFonts w:ascii="Arial" w:hAnsi="Arial" w:cs="Arial"/>
          <w:color w:val="000033"/>
          <w:sz w:val="24"/>
          <w:szCs w:val="24"/>
          <w:shd w:val="clear" w:color="auto" w:fill="FFFFFF"/>
        </w:rPr>
        <w:t>L221 Please provide the dates of search for all sources. Databases accessed through the web of science platform should also be indicated. If the Web of Science core collection database was consulted, also indicate the indexes accessed (depending on your subscription, the databases and indexes accessed may vary, so the same search may give different results,</w:t>
      </w:r>
      <w:r w:rsidR="00A318CE">
        <w:rPr>
          <w:rFonts w:ascii="Arial" w:hAnsi="Arial" w:cs="Arial"/>
          <w:color w:val="000033"/>
          <w:sz w:val="24"/>
          <w:szCs w:val="24"/>
          <w:shd w:val="clear" w:color="auto" w:fill="FFFFFF"/>
        </w:rPr>
        <w:t xml:space="preserve"> (</w:t>
      </w:r>
      <w:hyperlink r:id="rId9" w:history="1">
        <w:r w:rsidR="00A318CE" w:rsidRPr="00B60012">
          <w:rPr>
            <w:rStyle w:val="Hyperlink"/>
            <w:rFonts w:ascii="Arial" w:hAnsi="Arial" w:cs="Arial"/>
            <w:sz w:val="24"/>
            <w:szCs w:val="24"/>
            <w:shd w:val="clear" w:color="auto" w:fill="FFFFFF"/>
          </w:rPr>
          <w:t>https://images.webofknowledge.com/images/help/WOK/hp_database.html</w:t>
        </w:r>
      </w:hyperlink>
      <w:r w:rsidRPr="00072883">
        <w:rPr>
          <w:rFonts w:ascii="Arial" w:hAnsi="Arial" w:cs="Arial"/>
          <w:color w:val="000033"/>
          <w:sz w:val="24"/>
          <w:szCs w:val="24"/>
          <w:shd w:val="clear" w:color="auto" w:fill="FFFFFF"/>
        </w:rPr>
        <w:t>).</w:t>
      </w:r>
    </w:p>
    <w:p w14:paraId="6A83A1C7" w14:textId="77777777" w:rsidR="0014223E" w:rsidRDefault="00165639" w:rsidP="0016179E">
      <w:pPr>
        <w:spacing w:before="240" w:line="480" w:lineRule="auto"/>
        <w:jc w:val="both"/>
        <w:rPr>
          <w:ins w:id="536" w:author="Malgorzata Nakagawa-Lagisz" w:date="2024-07-10T10:49:00Z" w16du:dateUtc="2024-07-10T00:49:00Z"/>
          <w:rFonts w:ascii="Arial" w:hAnsi="Arial" w:cs="Arial"/>
          <w:color w:val="00B050"/>
          <w:sz w:val="24"/>
          <w:szCs w:val="24"/>
        </w:rPr>
      </w:pPr>
      <w:r w:rsidRPr="00921755">
        <w:rPr>
          <w:rFonts w:ascii="Arial" w:hAnsi="Arial" w:cs="Arial"/>
          <w:color w:val="00B050"/>
          <w:sz w:val="24"/>
          <w:szCs w:val="24"/>
        </w:rPr>
        <w:t xml:space="preserve">Author Response: </w:t>
      </w:r>
      <w:r w:rsidR="00841CD0" w:rsidRPr="00921755">
        <w:rPr>
          <w:rFonts w:ascii="Arial" w:hAnsi="Arial" w:cs="Arial"/>
          <w:color w:val="00B050"/>
          <w:sz w:val="24"/>
          <w:szCs w:val="24"/>
        </w:rPr>
        <w:t xml:space="preserve">We have used Web of Science </w:t>
      </w:r>
      <w:r w:rsidR="00E9014B" w:rsidRPr="00921755">
        <w:rPr>
          <w:rFonts w:ascii="Arial" w:hAnsi="Arial" w:cs="Arial"/>
          <w:color w:val="00B050"/>
          <w:sz w:val="24"/>
          <w:szCs w:val="24"/>
        </w:rPr>
        <w:t>Core Collection</w:t>
      </w:r>
      <w:r w:rsidR="00823EAB">
        <w:rPr>
          <w:rFonts w:ascii="Arial" w:hAnsi="Arial" w:cs="Arial"/>
          <w:color w:val="00B050"/>
          <w:sz w:val="24"/>
          <w:szCs w:val="24"/>
        </w:rPr>
        <w:t xml:space="preserve"> (</w:t>
      </w:r>
      <w:r w:rsidR="00823EAB" w:rsidRPr="00823EAB">
        <w:rPr>
          <w:rFonts w:ascii="Arial" w:hAnsi="Arial" w:cs="Arial"/>
          <w:color w:val="00B050"/>
          <w:sz w:val="24"/>
          <w:szCs w:val="24"/>
        </w:rPr>
        <w:t>https://webofscience.help.clarivate.com/en-us/Content/wos-core-collection/wos-core-collection.htm</w:t>
      </w:r>
      <w:r w:rsidR="00823EAB">
        <w:rPr>
          <w:rFonts w:ascii="Arial" w:hAnsi="Arial" w:cs="Arial"/>
          <w:color w:val="00B050"/>
          <w:sz w:val="24"/>
          <w:szCs w:val="24"/>
        </w:rPr>
        <w:t>)</w:t>
      </w:r>
      <w:r w:rsidR="00B72A64" w:rsidRPr="00921755">
        <w:rPr>
          <w:rFonts w:ascii="Arial" w:hAnsi="Arial" w:cs="Arial"/>
          <w:color w:val="00B050"/>
          <w:sz w:val="24"/>
          <w:szCs w:val="24"/>
        </w:rPr>
        <w:t>, under which we have used Science Citation Index Expande</w:t>
      </w:r>
      <w:r w:rsidR="004D5C8A" w:rsidRPr="00921755">
        <w:rPr>
          <w:rFonts w:ascii="Arial" w:hAnsi="Arial" w:cs="Arial"/>
          <w:color w:val="00B050"/>
          <w:sz w:val="24"/>
          <w:szCs w:val="24"/>
        </w:rPr>
        <w:t>d™</w:t>
      </w:r>
      <w:r w:rsidR="00B72A64" w:rsidRPr="00921755">
        <w:rPr>
          <w:rFonts w:ascii="Arial" w:hAnsi="Arial" w:cs="Arial"/>
          <w:color w:val="00B050"/>
          <w:sz w:val="24"/>
          <w:szCs w:val="24"/>
        </w:rPr>
        <w:t xml:space="preserve"> for the </w:t>
      </w:r>
      <w:r w:rsidR="009D171D" w:rsidRPr="00921755">
        <w:rPr>
          <w:rFonts w:ascii="Arial" w:hAnsi="Arial" w:cs="Arial"/>
          <w:color w:val="00B050"/>
          <w:sz w:val="24"/>
          <w:szCs w:val="24"/>
        </w:rPr>
        <w:t>database search.</w:t>
      </w:r>
      <w:r w:rsidR="00ED0BFB" w:rsidRPr="00921755">
        <w:rPr>
          <w:rFonts w:ascii="Arial" w:hAnsi="Arial" w:cs="Arial"/>
          <w:color w:val="00B050"/>
          <w:sz w:val="24"/>
          <w:szCs w:val="24"/>
        </w:rPr>
        <w:t xml:space="preserve"> The date of access for the database was </w:t>
      </w:r>
      <w:r w:rsidR="00477874" w:rsidRPr="00921755">
        <w:rPr>
          <w:rFonts w:ascii="Arial" w:hAnsi="Arial" w:cs="Arial"/>
          <w:color w:val="00B050"/>
          <w:sz w:val="24"/>
          <w:szCs w:val="24"/>
        </w:rPr>
        <w:t>15</w:t>
      </w:r>
      <w:r w:rsidR="00477874" w:rsidRPr="00C756DE">
        <w:rPr>
          <w:rFonts w:ascii="Arial" w:hAnsi="Arial" w:cs="Arial"/>
          <w:color w:val="00B050"/>
          <w:sz w:val="24"/>
          <w:szCs w:val="24"/>
        </w:rPr>
        <w:t>th</w:t>
      </w:r>
      <w:r w:rsidR="00477874" w:rsidRPr="00921755">
        <w:rPr>
          <w:rFonts w:ascii="Arial" w:hAnsi="Arial" w:cs="Arial"/>
          <w:color w:val="00B050"/>
          <w:sz w:val="24"/>
          <w:szCs w:val="24"/>
        </w:rPr>
        <w:t xml:space="preserve"> </w:t>
      </w:r>
      <w:proofErr w:type="gramStart"/>
      <w:r w:rsidR="00477874" w:rsidRPr="00921755">
        <w:rPr>
          <w:rFonts w:ascii="Arial" w:hAnsi="Arial" w:cs="Arial"/>
          <w:color w:val="00B050"/>
          <w:sz w:val="24"/>
          <w:szCs w:val="24"/>
        </w:rPr>
        <w:t>June,</w:t>
      </w:r>
      <w:proofErr w:type="gramEnd"/>
      <w:r w:rsidR="00477874" w:rsidRPr="00921755">
        <w:rPr>
          <w:rFonts w:ascii="Arial" w:hAnsi="Arial" w:cs="Arial"/>
          <w:color w:val="00B050"/>
          <w:sz w:val="24"/>
          <w:szCs w:val="24"/>
        </w:rPr>
        <w:t xml:space="preserve"> 2023.</w:t>
      </w:r>
      <w:r w:rsidR="002640F6" w:rsidRPr="00921755">
        <w:rPr>
          <w:rFonts w:ascii="Arial" w:hAnsi="Arial" w:cs="Arial"/>
          <w:color w:val="00B050"/>
          <w:sz w:val="24"/>
          <w:szCs w:val="24"/>
        </w:rPr>
        <w:t xml:space="preserve"> We have added this information to the manuscript</w:t>
      </w:r>
      <w:ins w:id="537" w:author="Malgorzata Nakagawa-Lagisz" w:date="2024-07-10T10:49:00Z" w16du:dateUtc="2024-07-10T00:49:00Z">
        <w:r w:rsidR="0014223E">
          <w:rPr>
            <w:rFonts w:ascii="Arial" w:hAnsi="Arial" w:cs="Arial"/>
            <w:color w:val="00B050"/>
            <w:sz w:val="24"/>
            <w:szCs w:val="24"/>
          </w:rPr>
          <w:t xml:space="preserve">, as </w:t>
        </w:r>
      </w:ins>
      <w:del w:id="538" w:author="Malgorzata Nakagawa-Lagisz" w:date="2024-07-10T10:49:00Z" w16du:dateUtc="2024-07-10T00:49:00Z">
        <w:r w:rsidR="002640F6" w:rsidRPr="00921755" w:rsidDel="0014223E">
          <w:rPr>
            <w:rFonts w:ascii="Arial" w:hAnsi="Arial" w:cs="Arial"/>
            <w:color w:val="00B050"/>
            <w:sz w:val="24"/>
            <w:szCs w:val="24"/>
          </w:rPr>
          <w:delText xml:space="preserve"> </w:delText>
        </w:r>
        <w:r w:rsidR="007D34B4" w:rsidRPr="00921755" w:rsidDel="0014223E">
          <w:rPr>
            <w:rFonts w:ascii="Arial" w:hAnsi="Arial" w:cs="Arial"/>
            <w:color w:val="00B050"/>
            <w:sz w:val="24"/>
            <w:szCs w:val="24"/>
          </w:rPr>
          <w:delText xml:space="preserve">with the </w:delText>
        </w:r>
      </w:del>
      <w:r w:rsidR="007D34B4" w:rsidRPr="00921755">
        <w:rPr>
          <w:rFonts w:ascii="Arial" w:hAnsi="Arial" w:cs="Arial"/>
          <w:color w:val="00B050"/>
          <w:sz w:val="24"/>
          <w:szCs w:val="24"/>
        </w:rPr>
        <w:t>follow</w:t>
      </w:r>
      <w:ins w:id="539" w:author="Malgorzata Nakagawa-Lagisz" w:date="2024-07-10T10:49:00Z" w16du:dateUtc="2024-07-10T00:49:00Z">
        <w:r w:rsidR="0014223E">
          <w:rPr>
            <w:rFonts w:ascii="Arial" w:hAnsi="Arial" w:cs="Arial"/>
            <w:color w:val="00B050"/>
            <w:sz w:val="24"/>
            <w:szCs w:val="24"/>
          </w:rPr>
          <w:t>s</w:t>
        </w:r>
      </w:ins>
      <w:del w:id="540" w:author="Malgorzata Nakagawa-Lagisz" w:date="2024-07-10T10:49:00Z" w16du:dateUtc="2024-07-10T00:49:00Z">
        <w:r w:rsidR="007D34B4" w:rsidRPr="00921755" w:rsidDel="0014223E">
          <w:rPr>
            <w:rFonts w:ascii="Arial" w:hAnsi="Arial" w:cs="Arial"/>
            <w:color w:val="00B050"/>
            <w:sz w:val="24"/>
            <w:szCs w:val="24"/>
          </w:rPr>
          <w:delText>ing</w:delText>
        </w:r>
      </w:del>
      <w:r w:rsidR="00850D67">
        <w:rPr>
          <w:rFonts w:ascii="Arial" w:hAnsi="Arial" w:cs="Arial"/>
          <w:color w:val="00B050"/>
          <w:sz w:val="24"/>
          <w:szCs w:val="24"/>
        </w:rPr>
        <w:t>:</w:t>
      </w:r>
      <w:r w:rsidR="007D34B4" w:rsidRPr="00921755">
        <w:rPr>
          <w:rFonts w:ascii="Arial" w:hAnsi="Arial" w:cs="Arial"/>
          <w:color w:val="00B050"/>
          <w:sz w:val="24"/>
          <w:szCs w:val="24"/>
        </w:rPr>
        <w:t xml:space="preserve"> </w:t>
      </w:r>
    </w:p>
    <w:p w14:paraId="5163DF75" w14:textId="12095444" w:rsidR="00165639" w:rsidRPr="00921755" w:rsidRDefault="0014223E" w:rsidP="0016179E">
      <w:pPr>
        <w:spacing w:before="240" w:line="480" w:lineRule="auto"/>
        <w:jc w:val="both"/>
        <w:rPr>
          <w:rFonts w:ascii="Arial" w:hAnsi="Arial" w:cs="Arial"/>
          <w:color w:val="00B050"/>
          <w:sz w:val="24"/>
          <w:szCs w:val="24"/>
        </w:rPr>
      </w:pPr>
      <w:ins w:id="541" w:author="Malgorzata Nakagawa-Lagisz" w:date="2024-07-10T10:49:00Z" w16du:dateUtc="2024-07-10T00:49:00Z">
        <w:r>
          <w:rPr>
            <w:rFonts w:ascii="Arial" w:hAnsi="Arial" w:cs="Arial"/>
            <w:color w:val="00B050"/>
            <w:sz w:val="24"/>
            <w:szCs w:val="24"/>
          </w:rPr>
          <w:t xml:space="preserve">New line numbers </w:t>
        </w:r>
        <w:del w:id="542" w:author="Man Lim Ho" w:date="2024-07-10T16:15:00Z" w16du:dateUtc="2024-07-10T06:15:00Z">
          <w:r w:rsidDel="00DA487A">
            <w:rPr>
              <w:rFonts w:ascii="Arial" w:hAnsi="Arial" w:cs="Arial"/>
              <w:color w:val="00B050"/>
              <w:sz w:val="24"/>
              <w:szCs w:val="24"/>
            </w:rPr>
            <w:delText>XXX</w:delText>
          </w:r>
        </w:del>
      </w:ins>
      <w:ins w:id="543" w:author="Man Lim Ho" w:date="2024-07-10T22:40:00Z" w16du:dateUtc="2024-07-10T12:40:00Z">
        <w:r w:rsidR="006C2CC0">
          <w:rPr>
            <w:rFonts w:ascii="Arial" w:hAnsi="Arial" w:cs="Arial"/>
            <w:color w:val="00B050"/>
            <w:sz w:val="24"/>
            <w:szCs w:val="24"/>
          </w:rPr>
          <w:t>216-222</w:t>
        </w:r>
      </w:ins>
      <w:ins w:id="544" w:author="Malgorzata Nakagawa-Lagisz" w:date="2024-07-10T10:49:00Z" w16du:dateUtc="2024-07-10T00:49:00Z">
        <w:r>
          <w:rPr>
            <w:rFonts w:ascii="Arial" w:hAnsi="Arial" w:cs="Arial"/>
            <w:color w:val="00B050"/>
            <w:sz w:val="24"/>
            <w:szCs w:val="24"/>
          </w:rPr>
          <w:t xml:space="preserve">: </w:t>
        </w:r>
      </w:ins>
      <w:r w:rsidR="007D34B4" w:rsidRPr="00921755">
        <w:rPr>
          <w:rFonts w:ascii="Arial" w:hAnsi="Arial" w:cs="Arial"/>
          <w:color w:val="00B050"/>
          <w:sz w:val="24"/>
          <w:szCs w:val="24"/>
        </w:rPr>
        <w:t>“</w:t>
      </w:r>
      <w:ins w:id="545" w:author="Man Lim Ho" w:date="2024-07-10T16:16:00Z" w16du:dateUtc="2024-07-10T06:16:00Z">
        <w:r w:rsidR="00C12780" w:rsidRPr="0070542B">
          <w:rPr>
            <w:rFonts w:ascii="Arial" w:hAnsi="Arial" w:cs="Arial"/>
            <w:color w:val="00B050"/>
            <w:sz w:val="24"/>
            <w:szCs w:val="24"/>
            <w:rPrChange w:id="546" w:author="Man Lim Ho" w:date="2024-07-10T19:43:00Z" w16du:dateUtc="2024-07-10T09:43:00Z">
              <w:rPr>
                <w:rFonts w:ascii="Arial" w:hAnsi="Arial" w:cs="Arial"/>
                <w:color w:val="000000"/>
                <w:kern w:val="0"/>
              </w:rPr>
            </w:rPrChange>
          </w:rPr>
          <w:t xml:space="preserve">To capture recent studies, the search results were limited to publication on and after 2010 and the search was limited to publications in English only. </w:t>
        </w:r>
      </w:ins>
      <w:ins w:id="547" w:author="Man Lim Ho" w:date="2024-07-10T16:20:00Z" w16du:dateUtc="2024-07-10T06:20:00Z">
        <w:r w:rsidR="00B74A5A" w:rsidRPr="0070542B">
          <w:rPr>
            <w:rFonts w:ascii="Arial" w:hAnsi="Arial" w:cs="Arial"/>
            <w:color w:val="00B050"/>
            <w:sz w:val="24"/>
            <w:szCs w:val="24"/>
            <w:rPrChange w:id="548" w:author="Man Lim Ho" w:date="2024-07-10T19:43:00Z" w16du:dateUtc="2024-07-10T09:43:00Z">
              <w:rPr>
                <w:rFonts w:ascii="Arial" w:hAnsi="Arial" w:cs="Arial"/>
                <w:color w:val="000000"/>
                <w:kern w:val="0"/>
              </w:rPr>
            </w:rPrChange>
          </w:rPr>
          <w:t>The decision of limiting search results to publications since 2010 was made to capture the snapshot of most recent research</w:t>
        </w:r>
      </w:ins>
      <w:ins w:id="549" w:author="Man Lim Ho" w:date="2024-07-10T22:39:00Z" w16du:dateUtc="2024-07-10T12:39:00Z">
        <w:r w:rsidR="00C612A4">
          <w:rPr>
            <w:rFonts w:ascii="Arial" w:hAnsi="Arial" w:cs="Arial"/>
            <w:color w:val="00B050"/>
            <w:sz w:val="24"/>
            <w:szCs w:val="24"/>
          </w:rPr>
          <w:t>.</w:t>
        </w:r>
      </w:ins>
      <w:ins w:id="550" w:author="Man Lim Ho" w:date="2024-07-10T16:20:00Z" w16du:dateUtc="2024-07-10T06:20:00Z">
        <w:r w:rsidR="00B74A5A" w:rsidRPr="0070542B">
          <w:rPr>
            <w:rFonts w:ascii="Arial" w:hAnsi="Arial" w:cs="Arial"/>
            <w:color w:val="00B050"/>
            <w:sz w:val="24"/>
            <w:szCs w:val="24"/>
            <w:rPrChange w:id="551" w:author="Man Lim Ho" w:date="2024-07-10T19:43:00Z" w16du:dateUtc="2024-07-10T09:43:00Z">
              <w:rPr>
                <w:rFonts w:ascii="Arial" w:hAnsi="Arial" w:cs="Arial"/>
                <w:color w:val="000000"/>
                <w:kern w:val="0"/>
              </w:rPr>
            </w:rPrChange>
          </w:rPr>
          <w:t xml:space="preserve"> </w:t>
        </w:r>
      </w:ins>
      <w:ins w:id="552" w:author="Man Lim Ho" w:date="2024-07-10T16:18:00Z" w16du:dateUtc="2024-07-10T06:18:00Z">
        <w:r w:rsidR="00CC73CD" w:rsidRPr="0070542B">
          <w:rPr>
            <w:rFonts w:ascii="Arial" w:hAnsi="Arial" w:cs="Arial"/>
            <w:color w:val="00B050"/>
            <w:sz w:val="24"/>
            <w:szCs w:val="24"/>
            <w:rPrChange w:id="553" w:author="Man Lim Ho" w:date="2024-07-10T19:43:00Z" w16du:dateUtc="2024-07-10T09:43:00Z">
              <w:rPr>
                <w:rFonts w:ascii="Arial" w:hAnsi="Arial" w:cs="Arial"/>
                <w:color w:val="000000"/>
                <w:kern w:val="0"/>
              </w:rPr>
            </w:rPrChange>
          </w:rPr>
          <w:t xml:space="preserve">In </w:t>
        </w:r>
      </w:ins>
      <w:ins w:id="554" w:author="Man Lim Ho" w:date="2024-07-10T16:16:00Z" w16du:dateUtc="2024-07-10T06:16:00Z">
        <w:r w:rsidR="00C12780" w:rsidRPr="0070542B">
          <w:rPr>
            <w:rFonts w:ascii="Arial" w:hAnsi="Arial" w:cs="Arial"/>
            <w:color w:val="00B050"/>
            <w:sz w:val="24"/>
            <w:szCs w:val="24"/>
            <w:rPrChange w:id="555" w:author="Man Lim Ho" w:date="2024-07-10T19:43:00Z" w16du:dateUtc="2024-07-10T09:43:00Z">
              <w:rPr>
                <w:rFonts w:ascii="Arial" w:hAnsi="Arial" w:cs="Arial"/>
                <w:color w:val="000000"/>
                <w:kern w:val="0"/>
              </w:rPr>
            </w:rPrChange>
          </w:rPr>
          <w:t>database search accessed on Web of Science, we have utilised Science Citation Index Expanded under the Web of Science Core Collection. Both database searches were conducted on 15</w:t>
        </w:r>
        <w:r w:rsidR="00C12780" w:rsidRPr="0070542B">
          <w:rPr>
            <w:rFonts w:ascii="Arial" w:hAnsi="Arial" w:cs="Arial"/>
            <w:color w:val="00B050"/>
            <w:sz w:val="24"/>
            <w:szCs w:val="24"/>
            <w:rPrChange w:id="556" w:author="Man Lim Ho" w:date="2024-07-10T19:43:00Z" w16du:dateUtc="2024-07-10T09:43:00Z">
              <w:rPr>
                <w:rFonts w:ascii="Arial" w:hAnsi="Arial" w:cs="Arial"/>
                <w:color w:val="000000"/>
                <w:kern w:val="0"/>
                <w:vertAlign w:val="superscript"/>
              </w:rPr>
            </w:rPrChange>
          </w:rPr>
          <w:t>th</w:t>
        </w:r>
        <w:r w:rsidR="00C12780" w:rsidRPr="0070542B">
          <w:rPr>
            <w:rFonts w:ascii="Arial" w:hAnsi="Arial" w:cs="Arial"/>
            <w:color w:val="00B050"/>
            <w:sz w:val="24"/>
            <w:szCs w:val="24"/>
            <w:rPrChange w:id="557" w:author="Man Lim Ho" w:date="2024-07-10T19:43:00Z" w16du:dateUtc="2024-07-10T09:43:00Z">
              <w:rPr>
                <w:rFonts w:ascii="Arial" w:hAnsi="Arial" w:cs="Arial"/>
                <w:color w:val="000000"/>
                <w:kern w:val="0"/>
              </w:rPr>
            </w:rPrChange>
          </w:rPr>
          <w:t xml:space="preserve"> June, </w:t>
        </w:r>
        <w:r w:rsidR="00C12780" w:rsidRPr="0070542B">
          <w:rPr>
            <w:rFonts w:ascii="Arial" w:hAnsi="Arial" w:cs="Arial"/>
            <w:color w:val="00B050"/>
            <w:sz w:val="24"/>
            <w:szCs w:val="24"/>
            <w:rPrChange w:id="558" w:author="Man Lim Ho" w:date="2024-07-10T19:43:00Z" w16du:dateUtc="2024-07-10T09:43:00Z">
              <w:rPr>
                <w:rFonts w:ascii="Arial" w:hAnsi="Arial" w:cs="Arial"/>
                <w:color w:val="000000"/>
                <w:kern w:val="0"/>
              </w:rPr>
            </w:rPrChange>
          </w:rPr>
          <w:lastRenderedPageBreak/>
          <w:t>2023.</w:t>
        </w:r>
      </w:ins>
      <w:del w:id="559" w:author="Man Lim Ho" w:date="2024-07-10T16:16:00Z" w16du:dateUtc="2024-07-10T06:16:00Z">
        <w:r w:rsidR="00921755" w:rsidRPr="00C756DE" w:rsidDel="00C12780">
          <w:rPr>
            <w:rFonts w:ascii="Arial" w:hAnsi="Arial" w:cs="Arial"/>
            <w:color w:val="00B050"/>
            <w:sz w:val="24"/>
            <w:szCs w:val="24"/>
          </w:rPr>
          <w:delText>The search was limited to publications in English only. In database search accessed on Web of Science, we have utilised Science Citation Index Expanded™ under the Web of Science Core Collection. Both database searches were conducted on 15th June, 2023.</w:delText>
        </w:r>
        <w:r w:rsidR="007D34B4" w:rsidRPr="00921755" w:rsidDel="00C12780">
          <w:rPr>
            <w:rFonts w:ascii="Arial" w:hAnsi="Arial" w:cs="Arial"/>
            <w:color w:val="00B050"/>
            <w:sz w:val="24"/>
            <w:szCs w:val="24"/>
          </w:rPr>
          <w:delText>”</w:delText>
        </w:r>
        <w:r w:rsidR="00921755" w:rsidRPr="00921755" w:rsidDel="00C12780">
          <w:rPr>
            <w:rFonts w:ascii="Arial" w:hAnsi="Arial" w:cs="Arial"/>
            <w:color w:val="00B050"/>
            <w:sz w:val="24"/>
            <w:szCs w:val="24"/>
          </w:rPr>
          <w:delText>.</w:delText>
        </w:r>
      </w:del>
    </w:p>
    <w:p w14:paraId="1D68E159" w14:textId="77777777" w:rsidR="000301C2"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L228-229 Limitations to publication on and after 2010 and in English should be justified.</w:t>
      </w:r>
    </w:p>
    <w:p w14:paraId="19C61096" w14:textId="6838375C" w:rsidR="007A0A64" w:rsidRDefault="000301C2" w:rsidP="0016179E">
      <w:pPr>
        <w:spacing w:before="240" w:line="480" w:lineRule="auto"/>
        <w:jc w:val="both"/>
        <w:rPr>
          <w:ins w:id="560" w:author="Malgorzata Nakagawa-Lagisz" w:date="2024-07-10T10:50:00Z" w16du:dateUtc="2024-07-10T00:50:00Z"/>
          <w:rFonts w:ascii="Arial" w:hAnsi="Arial" w:cs="Arial"/>
          <w:color w:val="00B050"/>
          <w:sz w:val="24"/>
          <w:szCs w:val="24"/>
          <w:shd w:val="clear" w:color="auto" w:fill="FFFFFF"/>
        </w:rPr>
      </w:pPr>
      <w:r w:rsidRPr="003F03F1">
        <w:rPr>
          <w:rFonts w:ascii="Arial" w:hAnsi="Arial" w:cs="Arial"/>
          <w:color w:val="00B050"/>
          <w:sz w:val="24"/>
          <w:szCs w:val="24"/>
          <w:shd w:val="clear" w:color="auto" w:fill="FFFFFF"/>
        </w:rPr>
        <w:t xml:space="preserve">Author Response: We agree that we need to better justify this </w:t>
      </w:r>
      <w:r w:rsidR="003F03F1" w:rsidRPr="003F03F1">
        <w:rPr>
          <w:rFonts w:ascii="Arial" w:hAnsi="Arial" w:cs="Arial"/>
          <w:color w:val="00B050"/>
          <w:sz w:val="24"/>
          <w:szCs w:val="24"/>
          <w:shd w:val="clear" w:color="auto" w:fill="FFFFFF"/>
        </w:rPr>
        <w:t xml:space="preserve">limitation, and therefore, we have added the following </w:t>
      </w:r>
      <w:ins w:id="561" w:author="Malgorzata Nakagawa-Lagisz" w:date="2024-07-10T10:50:00Z" w16du:dateUtc="2024-07-10T00:50:00Z">
        <w:r w:rsidR="007A0A64">
          <w:rPr>
            <w:rFonts w:ascii="Arial" w:hAnsi="Arial" w:cs="Arial"/>
            <w:color w:val="00B050"/>
            <w:sz w:val="24"/>
            <w:szCs w:val="24"/>
            <w:shd w:val="clear" w:color="auto" w:fill="FFFFFF"/>
          </w:rPr>
          <w:t xml:space="preserve">sentence </w:t>
        </w:r>
      </w:ins>
      <w:r w:rsidR="003F03F1" w:rsidRPr="003F03F1">
        <w:rPr>
          <w:rFonts w:ascii="Arial" w:hAnsi="Arial" w:cs="Arial"/>
          <w:color w:val="00B050"/>
          <w:sz w:val="24"/>
          <w:szCs w:val="24"/>
          <w:shd w:val="clear" w:color="auto" w:fill="FFFFFF"/>
        </w:rPr>
        <w:t xml:space="preserve">to the manuscript: </w:t>
      </w:r>
    </w:p>
    <w:p w14:paraId="074EE748" w14:textId="349DFF00" w:rsidR="003F03F1" w:rsidRPr="003F03F1" w:rsidRDefault="007A0A64" w:rsidP="0016179E">
      <w:pPr>
        <w:spacing w:before="240" w:line="480" w:lineRule="auto"/>
        <w:jc w:val="both"/>
        <w:rPr>
          <w:rFonts w:ascii="Arial" w:hAnsi="Arial" w:cs="Arial"/>
          <w:color w:val="00B050"/>
          <w:sz w:val="24"/>
          <w:szCs w:val="24"/>
          <w:shd w:val="clear" w:color="auto" w:fill="FFFFFF"/>
        </w:rPr>
      </w:pPr>
      <w:ins w:id="562" w:author="Malgorzata Nakagawa-Lagisz" w:date="2024-07-10T10:50:00Z" w16du:dateUtc="2024-07-10T00:50:00Z">
        <w:r>
          <w:rPr>
            <w:rFonts w:ascii="Arial" w:hAnsi="Arial" w:cs="Arial"/>
            <w:color w:val="00B050"/>
            <w:sz w:val="24"/>
            <w:szCs w:val="24"/>
          </w:rPr>
          <w:t xml:space="preserve">New line numbers </w:t>
        </w:r>
        <w:del w:id="563" w:author="Man Lim Ho" w:date="2024-07-10T22:43:00Z" w16du:dateUtc="2024-07-10T12:43:00Z">
          <w:r w:rsidDel="00E02889">
            <w:rPr>
              <w:rFonts w:ascii="Arial" w:hAnsi="Arial" w:cs="Arial"/>
              <w:color w:val="00B050"/>
              <w:sz w:val="24"/>
              <w:szCs w:val="24"/>
            </w:rPr>
            <w:delText>XXX</w:delText>
          </w:r>
        </w:del>
      </w:ins>
      <w:ins w:id="564" w:author="Man Lim Ho" w:date="2024-07-10T22:43:00Z" w16du:dateUtc="2024-07-10T12:43:00Z">
        <w:r w:rsidR="00E02889">
          <w:rPr>
            <w:rFonts w:ascii="Arial" w:hAnsi="Arial" w:cs="Arial"/>
            <w:color w:val="00B050"/>
            <w:sz w:val="24"/>
            <w:szCs w:val="24"/>
          </w:rPr>
          <w:t>218</w:t>
        </w:r>
      </w:ins>
      <w:ins w:id="565" w:author="Man Lim Ho" w:date="2024-07-10T22:44:00Z" w16du:dateUtc="2024-07-10T12:44:00Z">
        <w:r w:rsidR="00402FCF">
          <w:rPr>
            <w:rFonts w:ascii="Arial" w:hAnsi="Arial" w:cs="Arial"/>
            <w:color w:val="00B050"/>
            <w:sz w:val="24"/>
            <w:szCs w:val="24"/>
          </w:rPr>
          <w:t>-219</w:t>
        </w:r>
      </w:ins>
      <w:ins w:id="566" w:author="Malgorzata Nakagawa-Lagisz" w:date="2024-07-10T10:50:00Z" w16du:dateUtc="2024-07-10T00:50:00Z">
        <w:r>
          <w:rPr>
            <w:rFonts w:ascii="Arial" w:hAnsi="Arial" w:cs="Arial"/>
            <w:color w:val="00B050"/>
            <w:sz w:val="24"/>
            <w:szCs w:val="24"/>
          </w:rPr>
          <w:t xml:space="preserve">: </w:t>
        </w:r>
      </w:ins>
      <w:r w:rsidR="003F03F1" w:rsidRPr="003F03F1">
        <w:rPr>
          <w:rFonts w:ascii="Arial" w:hAnsi="Arial" w:cs="Arial"/>
          <w:color w:val="00B050"/>
          <w:sz w:val="24"/>
          <w:szCs w:val="24"/>
          <w:shd w:val="clear" w:color="auto" w:fill="FFFFFF"/>
        </w:rPr>
        <w:t>“</w:t>
      </w:r>
      <w:ins w:id="567" w:author="Man Lim Ho" w:date="2024-07-10T16:19:00Z" w16du:dateUtc="2024-07-10T06:19:00Z">
        <w:r w:rsidR="00B74A5A" w:rsidRPr="00B74A5A">
          <w:rPr>
            <w:rFonts w:ascii="Arial" w:hAnsi="Arial" w:cs="Arial"/>
            <w:color w:val="00B050"/>
            <w:sz w:val="24"/>
            <w:szCs w:val="24"/>
            <w:shd w:val="clear" w:color="auto" w:fill="FFFFFF"/>
          </w:rPr>
          <w:t>The decision of limiting search results to publications since 2010 was made to capture the snapshot of most recent research</w:t>
        </w:r>
      </w:ins>
      <w:ins w:id="568" w:author="Man Lim Ho" w:date="2024-07-10T22:44:00Z" w16du:dateUtc="2024-07-10T12:44:00Z">
        <w:r w:rsidR="00402FCF">
          <w:rPr>
            <w:rFonts w:ascii="Arial" w:hAnsi="Arial" w:cs="Arial"/>
            <w:color w:val="00B050"/>
            <w:sz w:val="24"/>
            <w:szCs w:val="24"/>
            <w:shd w:val="clear" w:color="auto" w:fill="FFFFFF"/>
          </w:rPr>
          <w:t>.”</w:t>
        </w:r>
      </w:ins>
      <w:ins w:id="569" w:author="Man Lim Ho" w:date="2024-07-10T16:19:00Z" w16du:dateUtc="2024-07-10T06:19:00Z">
        <w:r w:rsidR="00B74A5A" w:rsidRPr="00B74A5A" w:rsidDel="00B74A5A">
          <w:rPr>
            <w:rFonts w:ascii="Arial" w:hAnsi="Arial" w:cs="Arial"/>
            <w:color w:val="00B050"/>
            <w:sz w:val="24"/>
            <w:szCs w:val="24"/>
            <w:shd w:val="clear" w:color="auto" w:fill="FFFFFF"/>
          </w:rPr>
          <w:t xml:space="preserve"> </w:t>
        </w:r>
      </w:ins>
      <w:del w:id="570" w:author="Man Lim Ho" w:date="2024-07-10T16:19:00Z" w16du:dateUtc="2024-07-10T06:19:00Z">
        <w:r w:rsidR="003F03F1" w:rsidRPr="003F03F1" w:rsidDel="00B74A5A">
          <w:rPr>
            <w:rFonts w:ascii="Arial" w:hAnsi="Arial" w:cs="Arial"/>
            <w:color w:val="00B050"/>
            <w:sz w:val="24"/>
            <w:szCs w:val="24"/>
            <w:shd w:val="clear" w:color="auto" w:fill="FFFFFF"/>
          </w:rPr>
          <w:delText>The decision of limiting search results to publication</w:delText>
        </w:r>
      </w:del>
      <w:ins w:id="571" w:author="Malgorzata Nakagawa-Lagisz" w:date="2024-07-10T10:51:00Z" w16du:dateUtc="2024-07-10T00:51:00Z">
        <w:del w:id="572" w:author="Man Lim Ho" w:date="2024-07-10T16:19:00Z" w16du:dateUtc="2024-07-10T06:19:00Z">
          <w:r w:rsidDel="00B74A5A">
            <w:rPr>
              <w:rFonts w:ascii="Arial" w:hAnsi="Arial" w:cs="Arial"/>
              <w:color w:val="00B050"/>
              <w:sz w:val="24"/>
              <w:szCs w:val="24"/>
              <w:shd w:val="clear" w:color="auto" w:fill="FFFFFF"/>
            </w:rPr>
            <w:delText>s</w:delText>
          </w:r>
        </w:del>
      </w:ins>
      <w:del w:id="573" w:author="Man Lim Ho" w:date="2024-07-10T16:19:00Z" w16du:dateUtc="2024-07-10T06:19:00Z">
        <w:r w:rsidR="003F03F1" w:rsidRPr="003F03F1" w:rsidDel="00B74A5A">
          <w:rPr>
            <w:rFonts w:ascii="Arial" w:hAnsi="Arial" w:cs="Arial"/>
            <w:color w:val="00B050"/>
            <w:sz w:val="24"/>
            <w:szCs w:val="24"/>
            <w:shd w:val="clear" w:color="auto" w:fill="FFFFFF"/>
          </w:rPr>
          <w:delText xml:space="preserve"> since 2010 was made to capture </w:delText>
        </w:r>
      </w:del>
      <w:ins w:id="574" w:author="Malgorzata Nakagawa-Lagisz" w:date="2024-07-10T10:52:00Z" w16du:dateUtc="2024-07-10T00:52:00Z">
        <w:del w:id="575" w:author="Man Lim Ho" w:date="2024-07-10T16:19:00Z" w16du:dateUtc="2024-07-10T06:19:00Z">
          <w:r w:rsidDel="00B74A5A">
            <w:rPr>
              <w:rFonts w:ascii="Arial" w:hAnsi="Arial" w:cs="Arial"/>
              <w:color w:val="00B050"/>
              <w:sz w:val="24"/>
              <w:szCs w:val="24"/>
              <w:shd w:val="clear" w:color="auto" w:fill="FFFFFF"/>
            </w:rPr>
            <w:delText xml:space="preserve">the </w:delText>
          </w:r>
        </w:del>
        <w:del w:id="576" w:author="Man Lim Ho" w:date="2024-07-10T16:18:00Z" w16du:dateUtc="2024-07-10T06:18:00Z">
          <w:r w:rsidDel="00CC73CD">
            <w:rPr>
              <w:rFonts w:ascii="Arial" w:hAnsi="Arial" w:cs="Arial"/>
              <w:color w:val="00B050"/>
              <w:sz w:val="24"/>
              <w:szCs w:val="24"/>
              <w:shd w:val="clear" w:color="auto" w:fill="FFFFFF"/>
            </w:rPr>
            <w:delText>snpshot</w:delText>
          </w:r>
        </w:del>
        <w:del w:id="577" w:author="Man Lim Ho" w:date="2024-07-10T16:19:00Z" w16du:dateUtc="2024-07-10T06:19:00Z">
          <w:r w:rsidDel="00B74A5A">
            <w:rPr>
              <w:rFonts w:ascii="Arial" w:hAnsi="Arial" w:cs="Arial"/>
              <w:color w:val="00B050"/>
              <w:sz w:val="24"/>
              <w:szCs w:val="24"/>
              <w:shd w:val="clear" w:color="auto" w:fill="FFFFFF"/>
            </w:rPr>
            <w:delText xml:space="preserve"> of most recent </w:delText>
          </w:r>
        </w:del>
      </w:ins>
      <w:del w:id="578" w:author="Man Lim Ho" w:date="2024-07-10T16:19:00Z" w16du:dateUtc="2024-07-10T06:19:00Z">
        <w:r w:rsidR="003F03F1" w:rsidRPr="003F03F1" w:rsidDel="00B74A5A">
          <w:rPr>
            <w:rFonts w:ascii="Arial" w:hAnsi="Arial" w:cs="Arial"/>
            <w:color w:val="00B050"/>
            <w:sz w:val="24"/>
            <w:szCs w:val="24"/>
            <w:shd w:val="clear" w:color="auto" w:fill="FFFFFF"/>
          </w:rPr>
          <w:delText>more recent events</w:delText>
        </w:r>
      </w:del>
      <w:ins w:id="579" w:author="Malgorzata Nakagawa-Lagisz" w:date="2024-07-10T10:51:00Z" w16du:dateUtc="2024-07-10T00:51:00Z">
        <w:del w:id="580" w:author="Man Lim Ho" w:date="2024-07-10T16:19:00Z" w16du:dateUtc="2024-07-10T06:19:00Z">
          <w:r w:rsidDel="00B74A5A">
            <w:rPr>
              <w:rFonts w:ascii="Arial" w:hAnsi="Arial" w:cs="Arial"/>
              <w:color w:val="00B050"/>
              <w:sz w:val="24"/>
              <w:szCs w:val="24"/>
              <w:shd w:val="clear" w:color="auto" w:fill="FFFFFF"/>
            </w:rPr>
            <w:delText>research</w:delText>
          </w:r>
        </w:del>
      </w:ins>
      <w:del w:id="581" w:author="Man Lim Ho" w:date="2024-07-10T16:19:00Z" w16du:dateUtc="2024-07-10T06:19:00Z">
        <w:r w:rsidR="003F03F1" w:rsidRPr="003F03F1" w:rsidDel="00B74A5A">
          <w:rPr>
            <w:rFonts w:ascii="Arial" w:hAnsi="Arial" w:cs="Arial"/>
            <w:color w:val="00B050"/>
            <w:sz w:val="24"/>
            <w:szCs w:val="24"/>
            <w:shd w:val="clear" w:color="auto" w:fill="FFFFFF"/>
          </w:rPr>
          <w:delText xml:space="preserve"> in the last decade, </w:delText>
        </w:r>
        <w:commentRangeStart w:id="582"/>
        <w:commentRangeStart w:id="583"/>
        <w:r w:rsidR="003F03F1" w:rsidRPr="003F03F1" w:rsidDel="00B74A5A">
          <w:rPr>
            <w:rFonts w:ascii="Arial" w:hAnsi="Arial" w:cs="Arial"/>
            <w:color w:val="00B050"/>
            <w:sz w:val="24"/>
            <w:szCs w:val="24"/>
            <w:shd w:val="clear" w:color="auto" w:fill="FFFFFF"/>
          </w:rPr>
          <w:delText>and to observe the number of publications published in English</w:delText>
        </w:r>
      </w:del>
      <w:del w:id="584" w:author="Man Lim Ho" w:date="2024-07-10T16:18:00Z" w16du:dateUtc="2024-07-10T06:18:00Z">
        <w:r w:rsidR="003F03F1" w:rsidRPr="003F03F1" w:rsidDel="00CC73CD">
          <w:rPr>
            <w:rFonts w:ascii="Arial" w:hAnsi="Arial" w:cs="Arial"/>
            <w:color w:val="00B050"/>
            <w:sz w:val="24"/>
            <w:szCs w:val="24"/>
            <w:shd w:val="clear" w:color="auto" w:fill="FFFFFF"/>
          </w:rPr>
          <w:delText xml:space="preserve"> to show the publication </w:delText>
        </w:r>
        <w:commentRangeStart w:id="585"/>
        <w:commentRangeStart w:id="586"/>
        <w:r w:rsidR="003F03F1" w:rsidRPr="003F03F1" w:rsidDel="00CC73CD">
          <w:rPr>
            <w:rFonts w:ascii="Arial" w:hAnsi="Arial" w:cs="Arial"/>
            <w:color w:val="00B050"/>
            <w:sz w:val="24"/>
            <w:szCs w:val="24"/>
            <w:shd w:val="clear" w:color="auto" w:fill="FFFFFF"/>
          </w:rPr>
          <w:delText>published in universal language</w:delText>
        </w:r>
        <w:commentRangeEnd w:id="585"/>
        <w:r w:rsidDel="00CC73CD">
          <w:rPr>
            <w:rStyle w:val="CommentReference"/>
          </w:rPr>
          <w:commentReference w:id="585"/>
        </w:r>
      </w:del>
      <w:commentRangeEnd w:id="586"/>
      <w:r w:rsidR="00CC73CD">
        <w:rPr>
          <w:rStyle w:val="CommentReference"/>
        </w:rPr>
        <w:commentReference w:id="586"/>
      </w:r>
      <w:del w:id="587" w:author="Man Lim Ho" w:date="2024-07-10T16:18:00Z" w16du:dateUtc="2024-07-10T06:18:00Z">
        <w:r w:rsidR="003F03F1" w:rsidRPr="003F03F1" w:rsidDel="00CC73CD">
          <w:rPr>
            <w:rFonts w:ascii="Arial" w:hAnsi="Arial" w:cs="Arial"/>
            <w:color w:val="00B050"/>
            <w:sz w:val="24"/>
            <w:szCs w:val="24"/>
            <w:shd w:val="clear" w:color="auto" w:fill="FFFFFF"/>
          </w:rPr>
          <w:delText>.”</w:delText>
        </w:r>
        <w:commentRangeEnd w:id="582"/>
        <w:r w:rsidDel="00CC73CD">
          <w:rPr>
            <w:rStyle w:val="CommentReference"/>
          </w:rPr>
          <w:commentReference w:id="582"/>
        </w:r>
      </w:del>
      <w:commentRangeEnd w:id="583"/>
      <w:r w:rsidR="007077D6">
        <w:rPr>
          <w:rStyle w:val="CommentReference"/>
        </w:rPr>
        <w:commentReference w:id="583"/>
      </w:r>
    </w:p>
    <w:p w14:paraId="255955F8" w14:textId="36376C9F" w:rsidR="00E727FE" w:rsidRPr="003F03F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630D40">
        <w:rPr>
          <w:rFonts w:ascii="Arial" w:hAnsi="Arial" w:cs="Arial"/>
          <w:color w:val="000000" w:themeColor="text1"/>
          <w:sz w:val="24"/>
          <w:szCs w:val="24"/>
          <w:shd w:val="clear" w:color="auto" w:fill="FFFFFF"/>
        </w:rPr>
        <w:t>L263 "independently" means that the two reviewers screened the totality of titles and abstracts independently i.e. all references were screened at least two times. But I think this is not what was done, only a sample was screened independently by two reviewers. Please clarify.</w:t>
      </w:r>
    </w:p>
    <w:p w14:paraId="6F2E32FE" w14:textId="77777777" w:rsidR="007A0A64" w:rsidRDefault="006F722B" w:rsidP="0016179E">
      <w:pPr>
        <w:spacing w:before="240" w:line="480" w:lineRule="auto"/>
        <w:jc w:val="both"/>
        <w:rPr>
          <w:ins w:id="588" w:author="Malgorzata Nakagawa-Lagisz" w:date="2024-07-10T10:53:00Z" w16du:dateUtc="2024-07-10T00:53:00Z"/>
          <w:rFonts w:ascii="Arial" w:hAnsi="Arial" w:cs="Arial"/>
          <w:color w:val="00B050"/>
          <w:sz w:val="24"/>
          <w:szCs w:val="24"/>
          <w:shd w:val="clear" w:color="auto" w:fill="FFFFFF"/>
        </w:rPr>
      </w:pPr>
      <w:r w:rsidRPr="00850D67">
        <w:rPr>
          <w:rFonts w:ascii="Arial" w:hAnsi="Arial" w:cs="Arial"/>
          <w:color w:val="00B050"/>
          <w:sz w:val="24"/>
          <w:szCs w:val="24"/>
          <w:shd w:val="clear" w:color="auto" w:fill="FFFFFF"/>
        </w:rPr>
        <w:t>Author</w:t>
      </w:r>
      <w:r w:rsidR="00B47316" w:rsidRPr="00850D67">
        <w:rPr>
          <w:rFonts w:ascii="Arial" w:hAnsi="Arial" w:cs="Arial"/>
          <w:color w:val="00B050"/>
          <w:sz w:val="24"/>
          <w:szCs w:val="24"/>
          <w:shd w:val="clear" w:color="auto" w:fill="FFFFFF"/>
        </w:rPr>
        <w:t xml:space="preserve"> Response</w:t>
      </w:r>
      <w:r w:rsidRPr="00850D67">
        <w:rPr>
          <w:rFonts w:ascii="Arial" w:hAnsi="Arial" w:cs="Arial"/>
          <w:color w:val="00B050"/>
          <w:sz w:val="24"/>
          <w:szCs w:val="24"/>
          <w:shd w:val="clear" w:color="auto" w:fill="FFFFFF"/>
        </w:rPr>
        <w:t xml:space="preserve">: </w:t>
      </w:r>
      <w:ins w:id="589" w:author="Malgorzata Nakagawa-Lagisz" w:date="2024-07-10T10:52:00Z" w16du:dateUtc="2024-07-10T00:52:00Z">
        <w:r w:rsidR="007A0A64">
          <w:rPr>
            <w:rFonts w:ascii="Arial" w:hAnsi="Arial" w:cs="Arial"/>
            <w:color w:val="00B050"/>
            <w:sz w:val="24"/>
            <w:szCs w:val="24"/>
            <w:shd w:val="clear" w:color="auto" w:fill="FFFFFF"/>
          </w:rPr>
          <w:t>The screening</w:t>
        </w:r>
      </w:ins>
      <w:del w:id="590" w:author="Malgorzata Nakagawa-Lagisz" w:date="2024-07-10T10:52:00Z" w16du:dateUtc="2024-07-10T00:52:00Z">
        <w:r w:rsidRPr="00850D67" w:rsidDel="007A0A64">
          <w:rPr>
            <w:rFonts w:ascii="Arial" w:hAnsi="Arial" w:cs="Arial"/>
            <w:color w:val="00B050"/>
            <w:sz w:val="24"/>
            <w:szCs w:val="24"/>
            <w:shd w:val="clear" w:color="auto" w:fill="FFFFFF"/>
          </w:rPr>
          <w:delText>It</w:delText>
        </w:r>
      </w:del>
      <w:r w:rsidRPr="00850D67">
        <w:rPr>
          <w:rFonts w:ascii="Arial" w:hAnsi="Arial" w:cs="Arial"/>
          <w:color w:val="00B050"/>
          <w:sz w:val="24"/>
          <w:szCs w:val="24"/>
          <w:shd w:val="clear" w:color="auto" w:fill="FFFFFF"/>
        </w:rPr>
        <w:t xml:space="preserve"> was done </w:t>
      </w:r>
      <w:r w:rsidR="00823EAB" w:rsidRPr="00850D67">
        <w:rPr>
          <w:rFonts w:ascii="Arial" w:hAnsi="Arial" w:cs="Arial"/>
          <w:color w:val="00B050"/>
          <w:sz w:val="24"/>
          <w:szCs w:val="24"/>
          <w:shd w:val="clear" w:color="auto" w:fill="FFFFFF"/>
        </w:rPr>
        <w:t>independently</w:t>
      </w:r>
      <w:ins w:id="591" w:author="Malgorzata Nakagawa-Lagisz" w:date="2024-07-10T10:52:00Z" w16du:dateUtc="2024-07-10T00:52:00Z">
        <w:r w:rsidR="007A0A64">
          <w:rPr>
            <w:rFonts w:ascii="Arial" w:hAnsi="Arial" w:cs="Arial"/>
            <w:color w:val="00B050"/>
            <w:sz w:val="24"/>
            <w:szCs w:val="24"/>
            <w:shd w:val="clear" w:color="auto" w:fill="FFFFFF"/>
          </w:rPr>
          <w:t xml:space="preserve"> in </w:t>
        </w:r>
        <w:proofErr w:type="gramStart"/>
        <w:r w:rsidR="007A0A64">
          <w:rPr>
            <w:rFonts w:ascii="Arial" w:hAnsi="Arial" w:cs="Arial"/>
            <w:color w:val="00B050"/>
            <w:sz w:val="24"/>
            <w:szCs w:val="24"/>
            <w:shd w:val="clear" w:color="auto" w:fill="FFFFFF"/>
          </w:rPr>
          <w:t>parall</w:t>
        </w:r>
      </w:ins>
      <w:ins w:id="592" w:author="Malgorzata Nakagawa-Lagisz" w:date="2024-07-10T10:53:00Z" w16du:dateUtc="2024-07-10T00:53:00Z">
        <w:r w:rsidR="007A0A64">
          <w:rPr>
            <w:rFonts w:ascii="Arial" w:hAnsi="Arial" w:cs="Arial"/>
            <w:color w:val="00B050"/>
            <w:sz w:val="24"/>
            <w:szCs w:val="24"/>
            <w:shd w:val="clear" w:color="auto" w:fill="FFFFFF"/>
          </w:rPr>
          <w:t>el</w:t>
        </w:r>
      </w:ins>
      <w:r w:rsidR="00823EAB" w:rsidRPr="00850D67">
        <w:rPr>
          <w:rFonts w:ascii="Arial" w:hAnsi="Arial" w:cs="Arial"/>
          <w:color w:val="00B050"/>
          <w:sz w:val="24"/>
          <w:szCs w:val="24"/>
          <w:shd w:val="clear" w:color="auto" w:fill="FFFFFF"/>
        </w:rPr>
        <w:t>;</w:t>
      </w:r>
      <w:proofErr w:type="gramEnd"/>
      <w:r w:rsidRPr="00850D67">
        <w:rPr>
          <w:rFonts w:ascii="Arial" w:hAnsi="Arial" w:cs="Arial"/>
          <w:color w:val="00B050"/>
          <w:sz w:val="24"/>
          <w:szCs w:val="24"/>
          <w:shd w:val="clear" w:color="auto" w:fill="FFFFFF"/>
        </w:rPr>
        <w:t xml:space="preserve"> </w:t>
      </w:r>
      <w:ins w:id="593" w:author="Malgorzata Nakagawa-Lagisz" w:date="2024-07-10T10:53:00Z" w16du:dateUtc="2024-07-10T00:53:00Z">
        <w:r w:rsidR="007A0A64">
          <w:rPr>
            <w:rFonts w:ascii="Arial" w:hAnsi="Arial" w:cs="Arial"/>
            <w:color w:val="00B050"/>
            <w:sz w:val="24"/>
            <w:szCs w:val="24"/>
            <w:shd w:val="clear" w:color="auto" w:fill="FFFFFF"/>
          </w:rPr>
          <w:t xml:space="preserve">i.e. </w:t>
        </w:r>
      </w:ins>
      <w:r w:rsidRPr="00850D67">
        <w:rPr>
          <w:rFonts w:ascii="Arial" w:hAnsi="Arial" w:cs="Arial"/>
          <w:color w:val="00B050"/>
          <w:sz w:val="24"/>
          <w:szCs w:val="24"/>
          <w:shd w:val="clear" w:color="auto" w:fill="FFFFFF"/>
        </w:rPr>
        <w:t xml:space="preserve">all </w:t>
      </w:r>
      <w:r w:rsidR="007818B7">
        <w:rPr>
          <w:rFonts w:ascii="Arial" w:hAnsi="Arial" w:cs="Arial"/>
          <w:color w:val="00B050"/>
          <w:sz w:val="24"/>
          <w:szCs w:val="24"/>
          <w:shd w:val="clear" w:color="auto" w:fill="FFFFFF"/>
        </w:rPr>
        <w:t>abstracts, titles and keywords</w:t>
      </w:r>
      <w:r w:rsidRPr="00850D67">
        <w:rPr>
          <w:rFonts w:ascii="Arial" w:hAnsi="Arial" w:cs="Arial"/>
          <w:color w:val="00B050"/>
          <w:sz w:val="24"/>
          <w:szCs w:val="24"/>
          <w:shd w:val="clear" w:color="auto" w:fill="FFFFFF"/>
        </w:rPr>
        <w:t xml:space="preserve"> were screened at least two times on Rayyan and both reviewers </w:t>
      </w:r>
      <w:r w:rsidR="008A1535" w:rsidRPr="00850D67">
        <w:rPr>
          <w:rFonts w:ascii="Arial" w:hAnsi="Arial" w:cs="Arial"/>
          <w:color w:val="00B050"/>
          <w:sz w:val="24"/>
          <w:szCs w:val="24"/>
          <w:shd w:val="clear" w:color="auto" w:fill="FFFFFF"/>
        </w:rPr>
        <w:t xml:space="preserve">did not know the decision of the other reviewer until all </w:t>
      </w:r>
      <w:r w:rsidR="007818B7">
        <w:rPr>
          <w:rFonts w:ascii="Arial" w:hAnsi="Arial" w:cs="Arial"/>
          <w:color w:val="00B050"/>
          <w:sz w:val="24"/>
          <w:szCs w:val="24"/>
          <w:shd w:val="clear" w:color="auto" w:fill="FFFFFF"/>
        </w:rPr>
        <w:t xml:space="preserve">titles, abstracts and </w:t>
      </w:r>
      <w:r w:rsidR="007818B7">
        <w:rPr>
          <w:rFonts w:ascii="Arial" w:hAnsi="Arial" w:cs="Arial"/>
          <w:color w:val="00B050"/>
          <w:sz w:val="24"/>
          <w:szCs w:val="24"/>
          <w:shd w:val="clear" w:color="auto" w:fill="FFFFFF"/>
        </w:rPr>
        <w:lastRenderedPageBreak/>
        <w:t>keywords</w:t>
      </w:r>
      <w:r w:rsidR="008A1535" w:rsidRPr="00850D67">
        <w:rPr>
          <w:rFonts w:ascii="Arial" w:hAnsi="Arial" w:cs="Arial"/>
          <w:color w:val="00B050"/>
          <w:sz w:val="24"/>
          <w:szCs w:val="24"/>
          <w:shd w:val="clear" w:color="auto" w:fill="FFFFFF"/>
        </w:rPr>
        <w:t xml:space="preserve"> were reviewed at least twice</w:t>
      </w:r>
      <w:r w:rsidR="00744643" w:rsidRPr="00850D67">
        <w:rPr>
          <w:rFonts w:ascii="Arial" w:hAnsi="Arial" w:cs="Arial"/>
          <w:color w:val="00B050"/>
          <w:sz w:val="24"/>
          <w:szCs w:val="24"/>
          <w:shd w:val="clear" w:color="auto" w:fill="FFFFFF"/>
        </w:rPr>
        <w:t xml:space="preserve">. We have </w:t>
      </w:r>
      <w:r w:rsidR="009033B4" w:rsidRPr="00850D67">
        <w:rPr>
          <w:rFonts w:ascii="Arial" w:hAnsi="Arial" w:cs="Arial"/>
          <w:color w:val="00B050"/>
          <w:sz w:val="24"/>
          <w:szCs w:val="24"/>
          <w:shd w:val="clear" w:color="auto" w:fill="FFFFFF"/>
        </w:rPr>
        <w:t>edited the manuscript to</w:t>
      </w:r>
      <w:r w:rsidR="00C756DE" w:rsidRPr="00850D67">
        <w:rPr>
          <w:rFonts w:ascii="Arial" w:hAnsi="Arial" w:cs="Arial"/>
          <w:color w:val="00B050"/>
          <w:sz w:val="24"/>
          <w:szCs w:val="24"/>
          <w:shd w:val="clear" w:color="auto" w:fill="FFFFFF"/>
        </w:rPr>
        <w:t xml:space="preserve"> </w:t>
      </w:r>
      <w:ins w:id="594" w:author="Malgorzata Nakagawa-Lagisz" w:date="2024-07-10T10:53:00Z" w16du:dateUtc="2024-07-10T00:53:00Z">
        <w:r w:rsidR="007A0A64">
          <w:rPr>
            <w:rFonts w:ascii="Arial" w:hAnsi="Arial" w:cs="Arial"/>
            <w:color w:val="00B050"/>
            <w:sz w:val="24"/>
            <w:szCs w:val="24"/>
            <w:shd w:val="clear" w:color="auto" w:fill="FFFFFF"/>
          </w:rPr>
          <w:t xml:space="preserve">clarify this, as </w:t>
        </w:r>
      </w:ins>
      <w:del w:id="595" w:author="Malgorzata Nakagawa-Lagisz" w:date="2024-07-10T10:53:00Z" w16du:dateUtc="2024-07-10T00:53:00Z">
        <w:r w:rsidR="00C756DE" w:rsidRPr="00850D67" w:rsidDel="007A0A64">
          <w:rPr>
            <w:rFonts w:ascii="Arial" w:hAnsi="Arial" w:cs="Arial"/>
            <w:color w:val="00B050"/>
            <w:sz w:val="24"/>
            <w:szCs w:val="24"/>
            <w:shd w:val="clear" w:color="auto" w:fill="FFFFFF"/>
          </w:rPr>
          <w:delText xml:space="preserve">add the </w:delText>
        </w:r>
      </w:del>
      <w:r w:rsidR="00C756DE" w:rsidRPr="00850D67">
        <w:rPr>
          <w:rFonts w:ascii="Arial" w:hAnsi="Arial" w:cs="Arial"/>
          <w:color w:val="00B050"/>
          <w:sz w:val="24"/>
          <w:szCs w:val="24"/>
          <w:shd w:val="clear" w:color="auto" w:fill="FFFFFF"/>
        </w:rPr>
        <w:t>follow</w:t>
      </w:r>
      <w:ins w:id="596" w:author="Malgorzata Nakagawa-Lagisz" w:date="2024-07-10T10:53:00Z" w16du:dateUtc="2024-07-10T00:53:00Z">
        <w:r w:rsidR="007A0A64">
          <w:rPr>
            <w:rFonts w:ascii="Arial" w:hAnsi="Arial" w:cs="Arial"/>
            <w:color w:val="00B050"/>
            <w:sz w:val="24"/>
            <w:szCs w:val="24"/>
            <w:shd w:val="clear" w:color="auto" w:fill="FFFFFF"/>
          </w:rPr>
          <w:t>s</w:t>
        </w:r>
      </w:ins>
      <w:del w:id="597" w:author="Malgorzata Nakagawa-Lagisz" w:date="2024-07-10T10:53:00Z" w16du:dateUtc="2024-07-10T00:53:00Z">
        <w:r w:rsidR="00C756DE" w:rsidRPr="00850D67" w:rsidDel="007A0A64">
          <w:rPr>
            <w:rFonts w:ascii="Arial" w:hAnsi="Arial" w:cs="Arial"/>
            <w:color w:val="00B050"/>
            <w:sz w:val="24"/>
            <w:szCs w:val="24"/>
            <w:shd w:val="clear" w:color="auto" w:fill="FFFFFF"/>
          </w:rPr>
          <w:delText>ing</w:delText>
        </w:r>
      </w:del>
      <w:r w:rsidR="00850D67" w:rsidRPr="00850D67">
        <w:rPr>
          <w:rFonts w:ascii="Arial" w:hAnsi="Arial" w:cs="Arial"/>
          <w:color w:val="00B050"/>
          <w:sz w:val="24"/>
          <w:szCs w:val="24"/>
          <w:shd w:val="clear" w:color="auto" w:fill="FFFFFF"/>
        </w:rPr>
        <w:t>:</w:t>
      </w:r>
    </w:p>
    <w:p w14:paraId="5ED78C22" w14:textId="47B4D99E" w:rsidR="00A318CE" w:rsidRDefault="007A0A64" w:rsidP="0016179E">
      <w:pPr>
        <w:spacing w:before="240" w:line="480" w:lineRule="auto"/>
        <w:jc w:val="both"/>
        <w:rPr>
          <w:ins w:id="598" w:author="Malgorzata Nakagawa-Lagisz" w:date="2024-07-10T10:52:00Z" w16du:dateUtc="2024-07-10T00:52:00Z"/>
          <w:rFonts w:ascii="Arial" w:hAnsi="Arial" w:cs="Arial"/>
          <w:color w:val="00B050"/>
          <w:sz w:val="24"/>
          <w:szCs w:val="24"/>
          <w:shd w:val="clear" w:color="auto" w:fill="FFFFFF"/>
        </w:rPr>
      </w:pPr>
      <w:ins w:id="599" w:author="Malgorzata Nakagawa-Lagisz" w:date="2024-07-10T10:53:00Z" w16du:dateUtc="2024-07-10T00:53:00Z">
        <w:r>
          <w:rPr>
            <w:rFonts w:ascii="Arial" w:hAnsi="Arial" w:cs="Arial"/>
            <w:color w:val="00B050"/>
            <w:sz w:val="24"/>
            <w:szCs w:val="24"/>
          </w:rPr>
          <w:t xml:space="preserve">New line numbers </w:t>
        </w:r>
        <w:del w:id="600" w:author="Man Lim Ho" w:date="2024-07-10T22:54:00Z" w16du:dateUtc="2024-07-10T12:54:00Z">
          <w:r w:rsidDel="00944D18">
            <w:rPr>
              <w:rFonts w:ascii="Arial" w:hAnsi="Arial" w:cs="Arial"/>
              <w:color w:val="00B050"/>
              <w:sz w:val="24"/>
              <w:szCs w:val="24"/>
            </w:rPr>
            <w:delText>XXX</w:delText>
          </w:r>
        </w:del>
      </w:ins>
      <w:ins w:id="601" w:author="Man Lim Ho" w:date="2024-07-10T22:54:00Z" w16du:dateUtc="2024-07-10T12:54:00Z">
        <w:r w:rsidR="00944D18">
          <w:rPr>
            <w:rFonts w:ascii="Arial" w:hAnsi="Arial" w:cs="Arial"/>
            <w:color w:val="00B050"/>
            <w:sz w:val="24"/>
            <w:szCs w:val="24"/>
          </w:rPr>
          <w:t>264-269</w:t>
        </w:r>
      </w:ins>
      <w:ins w:id="602" w:author="Malgorzata Nakagawa-Lagisz" w:date="2024-07-10T10:53:00Z" w16du:dateUtc="2024-07-10T00:53:00Z">
        <w:r>
          <w:rPr>
            <w:rFonts w:ascii="Arial" w:hAnsi="Arial" w:cs="Arial"/>
            <w:color w:val="00B050"/>
            <w:sz w:val="24"/>
            <w:szCs w:val="24"/>
          </w:rPr>
          <w:t xml:space="preserve">: </w:t>
        </w:r>
      </w:ins>
      <w:r w:rsidR="009033B4" w:rsidRPr="00850D67">
        <w:rPr>
          <w:rFonts w:ascii="Arial" w:hAnsi="Arial" w:cs="Arial"/>
          <w:color w:val="00B050"/>
          <w:sz w:val="24"/>
          <w:szCs w:val="24"/>
          <w:shd w:val="clear" w:color="auto" w:fill="FFFFFF"/>
        </w:rPr>
        <w:t xml:space="preserve"> “</w:t>
      </w:r>
      <w:r w:rsidR="00C756DE" w:rsidRPr="00850D67">
        <w:rPr>
          <w:rFonts w:ascii="Arial" w:hAnsi="Arial" w:cs="Arial"/>
          <w:color w:val="00B050"/>
          <w:sz w:val="24"/>
          <w:szCs w:val="24"/>
          <w:shd w:val="clear" w:color="auto" w:fill="FFFFFF"/>
        </w:rPr>
        <w:t xml:space="preserve">Subsequent screening </w:t>
      </w:r>
      <w:del w:id="603" w:author="Malgorzata Nakagawa-Lagisz" w:date="2024-07-10T11:02:00Z" w16du:dateUtc="2024-07-10T01:02:00Z">
        <w:r w:rsidR="00C756DE" w:rsidRPr="00850D67" w:rsidDel="007A0A64">
          <w:rPr>
            <w:rFonts w:ascii="Arial" w:hAnsi="Arial" w:cs="Arial"/>
            <w:color w:val="00B050"/>
            <w:sz w:val="24"/>
            <w:szCs w:val="24"/>
            <w:shd w:val="clear" w:color="auto" w:fill="FFFFFF"/>
          </w:rPr>
          <w:delText>on rest of the</w:delText>
        </w:r>
      </w:del>
      <w:ins w:id="604" w:author="Malgorzata Nakagawa-Lagisz" w:date="2024-07-10T11:02:00Z" w16du:dateUtc="2024-07-10T01:02:00Z">
        <w:r>
          <w:rPr>
            <w:rFonts w:ascii="Arial" w:hAnsi="Arial" w:cs="Arial"/>
            <w:color w:val="00B050"/>
            <w:sz w:val="24"/>
            <w:szCs w:val="24"/>
            <w:shd w:val="clear" w:color="auto" w:fill="FFFFFF"/>
          </w:rPr>
          <w:t>of the remaining</w:t>
        </w:r>
      </w:ins>
      <w:r w:rsidR="00C756DE" w:rsidRPr="00850D67">
        <w:rPr>
          <w:rFonts w:ascii="Arial" w:hAnsi="Arial" w:cs="Arial"/>
          <w:color w:val="00B050"/>
          <w:sz w:val="24"/>
          <w:szCs w:val="24"/>
          <w:shd w:val="clear" w:color="auto" w:fill="FFFFFF"/>
        </w:rPr>
        <w:t xml:space="preserve"> titles and abstracts (n = 1,188) </w:t>
      </w:r>
      <w:del w:id="605" w:author="Malgorzata Nakagawa-Lagisz" w:date="2024-07-10T11:02:00Z" w16du:dateUtc="2024-07-10T01:02:00Z">
        <w:r w:rsidR="00C756DE" w:rsidRPr="00850D67" w:rsidDel="007A0A64">
          <w:rPr>
            <w:rFonts w:ascii="Arial" w:hAnsi="Arial" w:cs="Arial"/>
            <w:color w:val="00B050"/>
            <w:sz w:val="24"/>
            <w:szCs w:val="24"/>
            <w:shd w:val="clear" w:color="auto" w:fill="FFFFFF"/>
          </w:rPr>
          <w:delText>were screened</w:delText>
        </w:r>
      </w:del>
      <w:ins w:id="606" w:author="Malgorzata Nakagawa-Lagisz" w:date="2024-07-10T11:02:00Z" w16du:dateUtc="2024-07-10T01:02:00Z">
        <w:r>
          <w:rPr>
            <w:rFonts w:ascii="Arial" w:hAnsi="Arial" w:cs="Arial"/>
            <w:color w:val="00B050"/>
            <w:sz w:val="24"/>
            <w:szCs w:val="24"/>
            <w:shd w:val="clear" w:color="auto" w:fill="FFFFFF"/>
          </w:rPr>
          <w:t>was performed</w:t>
        </w:r>
      </w:ins>
      <w:r w:rsidR="00C756DE" w:rsidRPr="00850D67">
        <w:rPr>
          <w:rFonts w:ascii="Arial" w:hAnsi="Arial" w:cs="Arial"/>
          <w:color w:val="00B050"/>
          <w:sz w:val="24"/>
          <w:szCs w:val="24"/>
          <w:shd w:val="clear" w:color="auto" w:fill="FFFFFF"/>
        </w:rPr>
        <w:t xml:space="preserve"> by the same two reviewers </w:t>
      </w:r>
      <w:ins w:id="607" w:author="Malgorzata Nakagawa-Lagisz" w:date="2024-07-10T11:02:00Z" w16du:dateUtc="2024-07-10T01:02:00Z">
        <w:r w:rsidR="00927F43">
          <w:rPr>
            <w:rFonts w:ascii="Arial" w:hAnsi="Arial" w:cs="Arial"/>
            <w:color w:val="00B050"/>
            <w:sz w:val="24"/>
            <w:szCs w:val="24"/>
            <w:shd w:val="clear" w:color="auto" w:fill="FFFFFF"/>
          </w:rPr>
          <w:t xml:space="preserve">in </w:t>
        </w:r>
        <w:del w:id="608" w:author="Man Lim Ho" w:date="2024-07-10T22:46:00Z" w16du:dateUtc="2024-07-10T12:46:00Z">
          <w:r w:rsidR="00927F43" w:rsidDel="00FF6B4F">
            <w:rPr>
              <w:rFonts w:ascii="Arial" w:hAnsi="Arial" w:cs="Arial"/>
              <w:color w:val="00B050"/>
              <w:sz w:val="24"/>
              <w:szCs w:val="24"/>
              <w:shd w:val="clear" w:color="auto" w:fill="FFFFFF"/>
            </w:rPr>
            <w:delText>pareallel</w:delText>
          </w:r>
        </w:del>
      </w:ins>
      <w:ins w:id="609" w:author="Man Lim Ho" w:date="2024-07-10T22:46:00Z" w16du:dateUtc="2024-07-10T12:46:00Z">
        <w:r w:rsidR="00FF6B4F">
          <w:rPr>
            <w:rFonts w:ascii="Arial" w:hAnsi="Arial" w:cs="Arial"/>
            <w:color w:val="00B050"/>
            <w:sz w:val="24"/>
            <w:szCs w:val="24"/>
            <w:shd w:val="clear" w:color="auto" w:fill="FFFFFF"/>
          </w:rPr>
          <w:t>parallel</w:t>
        </w:r>
      </w:ins>
      <w:ins w:id="610" w:author="Malgorzata Nakagawa-Lagisz" w:date="2024-07-10T11:02:00Z" w16du:dateUtc="2024-07-10T01:02:00Z">
        <w:r w:rsidR="00927F43">
          <w:rPr>
            <w:rFonts w:ascii="Arial" w:hAnsi="Arial" w:cs="Arial"/>
            <w:color w:val="00B050"/>
            <w:sz w:val="24"/>
            <w:szCs w:val="24"/>
            <w:shd w:val="clear" w:color="auto" w:fill="FFFFFF"/>
          </w:rPr>
          <w:t xml:space="preserve"> </w:t>
        </w:r>
      </w:ins>
      <w:r w:rsidR="00C756DE" w:rsidRPr="00850D67">
        <w:rPr>
          <w:rFonts w:ascii="Arial" w:hAnsi="Arial" w:cs="Arial"/>
          <w:color w:val="00B050"/>
          <w:sz w:val="24"/>
          <w:szCs w:val="24"/>
          <w:shd w:val="clear" w:color="auto" w:fill="FFFFFF"/>
        </w:rPr>
        <w:t>independently</w:t>
      </w:r>
      <w:ins w:id="611" w:author="Malgorzata Nakagawa-Lagisz" w:date="2024-07-10T11:03:00Z" w16du:dateUtc="2024-07-10T01:03:00Z">
        <w:r w:rsidR="00927F43">
          <w:rPr>
            <w:rFonts w:ascii="Arial" w:hAnsi="Arial" w:cs="Arial"/>
            <w:color w:val="00B050"/>
            <w:sz w:val="24"/>
            <w:szCs w:val="24"/>
            <w:shd w:val="clear" w:color="auto" w:fill="FFFFFF"/>
          </w:rPr>
          <w:t>.</w:t>
        </w:r>
      </w:ins>
      <w:del w:id="612" w:author="Malgorzata Nakagawa-Lagisz" w:date="2024-07-10T11:03:00Z" w16du:dateUtc="2024-07-10T01:03:00Z">
        <w:r w:rsidR="00C756DE" w:rsidRPr="00850D67" w:rsidDel="00927F43">
          <w:rPr>
            <w:rFonts w:ascii="Arial" w:hAnsi="Arial" w:cs="Arial"/>
            <w:color w:val="00B050"/>
            <w:sz w:val="24"/>
            <w:szCs w:val="24"/>
            <w:shd w:val="clear" w:color="auto" w:fill="FFFFFF"/>
          </w:rPr>
          <w:delText>. A posterior check on decision making has returned that</w:delText>
        </w:r>
      </w:del>
      <w:r w:rsidR="00C756DE" w:rsidRPr="00850D67">
        <w:rPr>
          <w:rFonts w:ascii="Arial" w:hAnsi="Arial" w:cs="Arial"/>
          <w:color w:val="00B050"/>
          <w:sz w:val="24"/>
          <w:szCs w:val="24"/>
          <w:shd w:val="clear" w:color="auto" w:fill="FFFFFF"/>
        </w:rPr>
        <w:t xml:space="preserve"> Reviewer 1 and Reviewer 2 </w:t>
      </w:r>
      <w:del w:id="613" w:author="Malgorzata Nakagawa-Lagisz" w:date="2024-07-10T11:03:00Z" w16du:dateUtc="2024-07-10T01:03:00Z">
        <w:r w:rsidR="00C756DE" w:rsidRPr="00850D67" w:rsidDel="00927F43">
          <w:rPr>
            <w:rFonts w:ascii="Arial" w:hAnsi="Arial" w:cs="Arial"/>
            <w:color w:val="00B050"/>
            <w:sz w:val="24"/>
            <w:szCs w:val="24"/>
            <w:shd w:val="clear" w:color="auto" w:fill="FFFFFF"/>
          </w:rPr>
          <w:delText>has disagreement</w:delText>
        </w:r>
      </w:del>
      <w:ins w:id="614" w:author="Malgorzata Nakagawa-Lagisz" w:date="2024-07-10T11:03:00Z" w16du:dateUtc="2024-07-10T01:03:00Z">
        <w:r w:rsidR="00927F43">
          <w:rPr>
            <w:rFonts w:ascii="Arial" w:hAnsi="Arial" w:cs="Arial"/>
            <w:color w:val="00B050"/>
            <w:sz w:val="24"/>
            <w:szCs w:val="24"/>
            <w:shd w:val="clear" w:color="auto" w:fill="FFFFFF"/>
          </w:rPr>
          <w:t>disagreed</w:t>
        </w:r>
      </w:ins>
      <w:r w:rsidR="00C756DE" w:rsidRPr="00850D67">
        <w:rPr>
          <w:rFonts w:ascii="Arial" w:hAnsi="Arial" w:cs="Arial"/>
          <w:color w:val="00B050"/>
          <w:sz w:val="24"/>
          <w:szCs w:val="24"/>
          <w:shd w:val="clear" w:color="auto" w:fill="FFFFFF"/>
        </w:rPr>
        <w:t xml:space="preserve"> on </w:t>
      </w:r>
      <w:del w:id="615" w:author="Malgorzata Nakagawa-Lagisz" w:date="2024-07-10T11:03:00Z" w16du:dateUtc="2024-07-10T01:03:00Z">
        <w:r w:rsidR="00C756DE" w:rsidRPr="00850D67" w:rsidDel="00927F43">
          <w:rPr>
            <w:rFonts w:ascii="Arial" w:hAnsi="Arial" w:cs="Arial"/>
            <w:color w:val="00B050"/>
            <w:sz w:val="24"/>
            <w:szCs w:val="24"/>
            <w:shd w:val="clear" w:color="auto" w:fill="FFFFFF"/>
          </w:rPr>
          <w:delText xml:space="preserve">a total of </w:delText>
        </w:r>
      </w:del>
      <w:r w:rsidR="00C756DE" w:rsidRPr="00850D67">
        <w:rPr>
          <w:rFonts w:ascii="Arial" w:hAnsi="Arial" w:cs="Arial"/>
          <w:color w:val="00B050"/>
          <w:sz w:val="24"/>
          <w:szCs w:val="24"/>
          <w:shd w:val="clear" w:color="auto" w:fill="FFFFFF"/>
        </w:rPr>
        <w:t>129 articles, and these were marked</w:t>
      </w:r>
      <w:r w:rsidR="007818B7">
        <w:rPr>
          <w:rFonts w:ascii="Arial" w:hAnsi="Arial" w:cs="Arial"/>
          <w:color w:val="00B050"/>
          <w:sz w:val="24"/>
          <w:szCs w:val="24"/>
          <w:shd w:val="clear" w:color="auto" w:fill="FFFFFF"/>
        </w:rPr>
        <w:t xml:space="preserve"> by the two reviewers</w:t>
      </w:r>
      <w:r w:rsidR="00C756DE" w:rsidRPr="00850D67">
        <w:rPr>
          <w:rFonts w:ascii="Arial" w:hAnsi="Arial" w:cs="Arial"/>
          <w:color w:val="00B050"/>
          <w:sz w:val="24"/>
          <w:szCs w:val="24"/>
          <w:shd w:val="clear" w:color="auto" w:fill="FFFFFF"/>
        </w:rPr>
        <w:t xml:space="preserve"> as “Maybe” and passed on to the third independent reviewer to make a final decision.</w:t>
      </w:r>
      <w:r w:rsidR="00BC5F34">
        <w:rPr>
          <w:rFonts w:ascii="Arial" w:hAnsi="Arial" w:cs="Arial"/>
          <w:color w:val="00B050"/>
          <w:sz w:val="24"/>
          <w:szCs w:val="24"/>
          <w:shd w:val="clear" w:color="auto" w:fill="FFFFFF"/>
        </w:rPr>
        <w:t xml:space="preserve"> </w:t>
      </w:r>
      <w:del w:id="616" w:author="Malgorzata Nakagawa-Lagisz" w:date="2024-07-10T11:03:00Z" w16du:dateUtc="2024-07-10T01:03:00Z">
        <w:r w:rsidR="00BC5F34" w:rsidRPr="00BC5F34" w:rsidDel="00927F43">
          <w:rPr>
            <w:rFonts w:ascii="Arial" w:hAnsi="Arial" w:cs="Arial"/>
            <w:color w:val="00B050"/>
            <w:sz w:val="24"/>
            <w:szCs w:val="24"/>
            <w:shd w:val="clear" w:color="auto" w:fill="FFFFFF"/>
          </w:rPr>
          <w:delText>At the end of</w:delText>
        </w:r>
      </w:del>
      <w:ins w:id="617" w:author="Malgorzata Nakagawa-Lagisz" w:date="2024-07-10T11:03:00Z" w16du:dateUtc="2024-07-10T01:03:00Z">
        <w:r w:rsidR="00927F43">
          <w:rPr>
            <w:rFonts w:ascii="Arial" w:hAnsi="Arial" w:cs="Arial"/>
            <w:color w:val="00B050"/>
            <w:sz w:val="24"/>
            <w:szCs w:val="24"/>
            <w:shd w:val="clear" w:color="auto" w:fill="FFFFFF"/>
          </w:rPr>
          <w:t>After</w:t>
        </w:r>
      </w:ins>
      <w:r w:rsidR="00BC5F34" w:rsidRPr="00BC5F34">
        <w:rPr>
          <w:rFonts w:ascii="Arial" w:hAnsi="Arial" w:cs="Arial"/>
          <w:color w:val="00B050"/>
          <w:sz w:val="24"/>
          <w:szCs w:val="24"/>
          <w:shd w:val="clear" w:color="auto" w:fill="FFFFFF"/>
        </w:rPr>
        <w:t xml:space="preserve"> title and abstract screening, 186 retrievable full texts were </w:t>
      </w:r>
      <w:del w:id="618" w:author="Malgorzata Nakagawa-Lagisz" w:date="2024-07-10T11:03:00Z" w16du:dateUtc="2024-07-10T01:03:00Z">
        <w:r w:rsidR="00BC5F34" w:rsidRPr="00BC5F34" w:rsidDel="00927F43">
          <w:rPr>
            <w:rFonts w:ascii="Arial" w:hAnsi="Arial" w:cs="Arial"/>
            <w:color w:val="00B050"/>
            <w:sz w:val="24"/>
            <w:szCs w:val="24"/>
            <w:shd w:val="clear" w:color="auto" w:fill="FFFFFF"/>
          </w:rPr>
          <w:delText xml:space="preserve">passed </w:delText>
        </w:r>
      </w:del>
      <w:ins w:id="619" w:author="Malgorzata Nakagawa-Lagisz" w:date="2024-07-10T11:03:00Z" w16du:dateUtc="2024-07-10T01:03:00Z">
        <w:r w:rsidR="00927F43">
          <w:rPr>
            <w:rFonts w:ascii="Arial" w:hAnsi="Arial" w:cs="Arial"/>
            <w:color w:val="00B050"/>
            <w:sz w:val="24"/>
            <w:szCs w:val="24"/>
            <w:shd w:val="clear" w:color="auto" w:fill="FFFFFF"/>
          </w:rPr>
          <w:t>subject</w:t>
        </w:r>
        <w:r w:rsidR="00927F43" w:rsidRPr="00BC5F34">
          <w:rPr>
            <w:rFonts w:ascii="Arial" w:hAnsi="Arial" w:cs="Arial"/>
            <w:color w:val="00B050"/>
            <w:sz w:val="24"/>
            <w:szCs w:val="24"/>
            <w:shd w:val="clear" w:color="auto" w:fill="FFFFFF"/>
          </w:rPr>
          <w:t xml:space="preserve"> </w:t>
        </w:r>
      </w:ins>
      <w:del w:id="620" w:author="Malgorzata Nakagawa-Lagisz" w:date="2024-07-10T11:04:00Z" w16du:dateUtc="2024-07-10T01:04:00Z">
        <w:r w:rsidR="00BC5F34" w:rsidRPr="00BC5F34" w:rsidDel="00927F43">
          <w:rPr>
            <w:rFonts w:ascii="Arial" w:hAnsi="Arial" w:cs="Arial"/>
            <w:color w:val="00B050"/>
            <w:sz w:val="24"/>
            <w:szCs w:val="24"/>
            <w:shd w:val="clear" w:color="auto" w:fill="FFFFFF"/>
          </w:rPr>
          <w:delText xml:space="preserve">on </w:delText>
        </w:r>
      </w:del>
      <w:r w:rsidR="00BC5F34" w:rsidRPr="00BC5F34">
        <w:rPr>
          <w:rFonts w:ascii="Arial" w:hAnsi="Arial" w:cs="Arial"/>
          <w:color w:val="00B050"/>
          <w:sz w:val="24"/>
          <w:szCs w:val="24"/>
          <w:shd w:val="clear" w:color="auto" w:fill="FFFFFF"/>
        </w:rPr>
        <w:t xml:space="preserve">to the full text screening for decision on </w:t>
      </w:r>
      <w:ins w:id="621" w:author="Malgorzata Nakagawa-Lagisz" w:date="2024-07-10T11:04:00Z" w16du:dateUtc="2024-07-10T01:04:00Z">
        <w:r w:rsidR="00927F43">
          <w:rPr>
            <w:rFonts w:ascii="Arial" w:hAnsi="Arial" w:cs="Arial"/>
            <w:color w:val="00B050"/>
            <w:sz w:val="24"/>
            <w:szCs w:val="24"/>
            <w:shd w:val="clear" w:color="auto" w:fill="FFFFFF"/>
          </w:rPr>
          <w:t xml:space="preserve">final inclusion </w:t>
        </w:r>
      </w:ins>
      <w:r w:rsidR="00BC5F34" w:rsidRPr="00BC5F34">
        <w:rPr>
          <w:rFonts w:ascii="Arial" w:hAnsi="Arial" w:cs="Arial"/>
          <w:color w:val="00B050"/>
          <w:sz w:val="24"/>
          <w:szCs w:val="24"/>
          <w:shd w:val="clear" w:color="auto" w:fill="FFFFFF"/>
        </w:rPr>
        <w:t>data extraction.</w:t>
      </w:r>
      <w:r w:rsidR="009033B4" w:rsidRPr="00850D67">
        <w:rPr>
          <w:rFonts w:ascii="Arial" w:hAnsi="Arial" w:cs="Arial"/>
          <w:color w:val="00B050"/>
          <w:sz w:val="24"/>
          <w:szCs w:val="24"/>
          <w:shd w:val="clear" w:color="auto" w:fill="FFFFFF"/>
        </w:rPr>
        <w:t>”</w:t>
      </w:r>
      <w:del w:id="622" w:author="Malgorzata Nakagawa-Lagisz" w:date="2024-07-10T11:04:00Z" w16du:dateUtc="2024-07-10T01:04:00Z">
        <w:r w:rsidR="009033B4" w:rsidRPr="00850D67" w:rsidDel="00927F43">
          <w:rPr>
            <w:rFonts w:ascii="Arial" w:hAnsi="Arial" w:cs="Arial"/>
            <w:color w:val="00B050"/>
            <w:sz w:val="24"/>
            <w:szCs w:val="24"/>
            <w:shd w:val="clear" w:color="auto" w:fill="FFFFFF"/>
          </w:rPr>
          <w:delText xml:space="preserve"> to better clarify the process</w:delText>
        </w:r>
        <w:r w:rsidR="008A1535" w:rsidRPr="00850D67" w:rsidDel="00927F43">
          <w:rPr>
            <w:rFonts w:ascii="Arial" w:hAnsi="Arial" w:cs="Arial"/>
            <w:color w:val="00B050"/>
            <w:sz w:val="24"/>
            <w:szCs w:val="24"/>
            <w:shd w:val="clear" w:color="auto" w:fill="FFFFFF"/>
          </w:rPr>
          <w:delText>.</w:delText>
        </w:r>
      </w:del>
    </w:p>
    <w:p w14:paraId="03BE341A" w14:textId="77777777" w:rsidR="007A0A64" w:rsidRPr="00850D67" w:rsidRDefault="007A0A64" w:rsidP="0016179E">
      <w:pPr>
        <w:spacing w:before="240" w:line="480" w:lineRule="auto"/>
        <w:jc w:val="both"/>
        <w:rPr>
          <w:rFonts w:ascii="Arial" w:hAnsi="Arial" w:cs="Arial"/>
          <w:color w:val="00B050"/>
          <w:sz w:val="24"/>
          <w:szCs w:val="24"/>
          <w:shd w:val="clear" w:color="auto" w:fill="FFFFFF"/>
        </w:rPr>
      </w:pPr>
    </w:p>
    <w:p w14:paraId="37741B34"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L263 1218 articles is not consistent with the flow diagram (figure 1), please check.</w:t>
      </w:r>
    </w:p>
    <w:p w14:paraId="7259EB7B" w14:textId="1CF476E6" w:rsidR="00A33B0F" w:rsidRPr="003A72F5" w:rsidRDefault="003A72F5" w:rsidP="0016179E">
      <w:pPr>
        <w:spacing w:before="240" w:line="480" w:lineRule="auto"/>
        <w:jc w:val="both"/>
        <w:rPr>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 xml:space="preserve">Author Response: </w:t>
      </w:r>
      <w:del w:id="623" w:author="Malgorzata Nakagawa-Lagisz" w:date="2024-07-10T11:04:00Z" w16du:dateUtc="2024-07-10T01:04:00Z">
        <w:r w:rsidRPr="003A72F5" w:rsidDel="00927F43">
          <w:rPr>
            <w:rFonts w:ascii="Arial" w:hAnsi="Arial" w:cs="Arial"/>
            <w:color w:val="00B050"/>
            <w:sz w:val="24"/>
            <w:szCs w:val="24"/>
            <w:shd w:val="clear" w:color="auto" w:fill="FFFFFF"/>
          </w:rPr>
          <w:delText>We apologise for the mistake,</w:delText>
        </w:r>
      </w:del>
      <w:ins w:id="624" w:author="Malgorzata Nakagawa-Lagisz" w:date="2024-07-10T11:04:00Z" w16du:dateUtc="2024-07-10T01:04:00Z">
        <w:r w:rsidR="00927F43">
          <w:rPr>
            <w:rFonts w:ascii="Arial" w:hAnsi="Arial" w:cs="Arial"/>
            <w:color w:val="00B050"/>
            <w:sz w:val="24"/>
            <w:szCs w:val="24"/>
            <w:shd w:val="clear" w:color="auto" w:fill="FFFFFF"/>
          </w:rPr>
          <w:t>Thank you for spotting this mistake.</w:t>
        </w:r>
      </w:ins>
      <w:r w:rsidRPr="003A72F5">
        <w:rPr>
          <w:rFonts w:ascii="Arial" w:hAnsi="Arial" w:cs="Arial"/>
          <w:color w:val="00B050"/>
          <w:sz w:val="24"/>
          <w:szCs w:val="24"/>
          <w:shd w:val="clear" w:color="auto" w:fill="FFFFFF"/>
        </w:rPr>
        <w:t xml:space="preserve"> </w:t>
      </w:r>
      <w:ins w:id="625" w:author="Malgorzata Nakagawa-Lagisz" w:date="2024-07-10T11:04:00Z" w16du:dateUtc="2024-07-10T01:04:00Z">
        <w:r w:rsidR="00927F43">
          <w:rPr>
            <w:rFonts w:ascii="Arial" w:hAnsi="Arial" w:cs="Arial"/>
            <w:color w:val="00B050"/>
            <w:sz w:val="24"/>
            <w:szCs w:val="24"/>
            <w:shd w:val="clear" w:color="auto" w:fill="FFFFFF"/>
          </w:rPr>
          <w:t>B</w:t>
        </w:r>
      </w:ins>
      <w:del w:id="626" w:author="Malgorzata Nakagawa-Lagisz" w:date="2024-07-10T11:04:00Z" w16du:dateUtc="2024-07-10T01:04:00Z">
        <w:r w:rsidRPr="003A72F5" w:rsidDel="00927F43">
          <w:rPr>
            <w:rFonts w:ascii="Arial" w:hAnsi="Arial" w:cs="Arial"/>
            <w:color w:val="00B050"/>
            <w:sz w:val="24"/>
            <w:szCs w:val="24"/>
            <w:shd w:val="clear" w:color="auto" w:fill="FFFFFF"/>
          </w:rPr>
          <w:delText>b</w:delText>
        </w:r>
      </w:del>
      <w:r w:rsidRPr="003A72F5">
        <w:rPr>
          <w:rFonts w:ascii="Arial" w:hAnsi="Arial" w:cs="Arial"/>
          <w:color w:val="00B050"/>
          <w:sz w:val="24"/>
          <w:szCs w:val="24"/>
          <w:shd w:val="clear" w:color="auto" w:fill="FFFFFF"/>
        </w:rPr>
        <w:t>oth the manuscript and the figure has been fixed accordingly.</w:t>
      </w:r>
    </w:p>
    <w:p w14:paraId="2A0078A8"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L269 30/1218 = 2,46%, not 24,6%. 30 titles and abstracts </w:t>
      </w:r>
      <w:proofErr w:type="gramStart"/>
      <w:r w:rsidRPr="00072883">
        <w:rPr>
          <w:rFonts w:ascii="Arial" w:hAnsi="Arial" w:cs="Arial"/>
          <w:color w:val="000033"/>
          <w:sz w:val="24"/>
          <w:szCs w:val="24"/>
          <w:shd w:val="clear" w:color="auto" w:fill="FFFFFF"/>
        </w:rPr>
        <w:t>is</w:t>
      </w:r>
      <w:proofErr w:type="gramEnd"/>
      <w:r w:rsidRPr="00072883">
        <w:rPr>
          <w:rFonts w:ascii="Arial" w:hAnsi="Arial" w:cs="Arial"/>
          <w:color w:val="000033"/>
          <w:sz w:val="24"/>
          <w:szCs w:val="24"/>
          <w:shd w:val="clear" w:color="auto" w:fill="FFFFFF"/>
        </w:rPr>
        <w:t xml:space="preserve"> a very small number to check for consistency. You may consider carrying out an a posteriori cross-check on a larger sample to check that no articles have been incorrectly excluded. Also indicate as a limitation of the review methods that articles were not screened independently (see CEE guidelines).</w:t>
      </w:r>
    </w:p>
    <w:p w14:paraId="1F974930" w14:textId="77777777" w:rsidR="00927F43" w:rsidRDefault="004C0DF0" w:rsidP="0016179E">
      <w:pPr>
        <w:spacing w:before="240" w:line="480" w:lineRule="auto"/>
        <w:jc w:val="both"/>
        <w:rPr>
          <w:ins w:id="627" w:author="Malgorzata Nakagawa-Lagisz" w:date="2024-07-10T11:05:00Z" w16du:dateUtc="2024-07-10T01:05:00Z"/>
          <w:rFonts w:ascii="Arial" w:hAnsi="Arial" w:cs="Arial"/>
          <w:color w:val="00B050"/>
          <w:sz w:val="24"/>
          <w:szCs w:val="24"/>
          <w:shd w:val="clear" w:color="auto" w:fill="FFFFFF"/>
        </w:rPr>
      </w:pPr>
      <w:r w:rsidRPr="003A72F5">
        <w:rPr>
          <w:rFonts w:ascii="Arial" w:hAnsi="Arial" w:cs="Arial"/>
          <w:color w:val="00B050"/>
          <w:sz w:val="24"/>
          <w:szCs w:val="24"/>
          <w:shd w:val="clear" w:color="auto" w:fill="FFFFFF"/>
        </w:rPr>
        <w:t xml:space="preserve">Author Response: We have made amendments to this sentence and added an explanation </w:t>
      </w:r>
      <w:del w:id="628" w:author="Malgorzata Nakagawa-Lagisz" w:date="2024-07-10T11:05:00Z" w16du:dateUtc="2024-07-10T01:05:00Z">
        <w:r w:rsidRPr="003A72F5" w:rsidDel="00927F43">
          <w:rPr>
            <w:rFonts w:ascii="Arial" w:hAnsi="Arial" w:cs="Arial"/>
            <w:color w:val="00B050"/>
            <w:sz w:val="24"/>
            <w:szCs w:val="24"/>
            <w:shd w:val="clear" w:color="auto" w:fill="FFFFFF"/>
          </w:rPr>
          <w:delText xml:space="preserve">to posterior check on the whole sample size. </w:delText>
        </w:r>
        <w:r w:rsidR="003A72F5" w:rsidRPr="003A72F5" w:rsidDel="00927F43">
          <w:rPr>
            <w:rFonts w:ascii="Arial" w:hAnsi="Arial" w:cs="Arial"/>
            <w:color w:val="00B050"/>
            <w:sz w:val="24"/>
            <w:szCs w:val="24"/>
            <w:shd w:val="clear" w:color="auto" w:fill="FFFFFF"/>
          </w:rPr>
          <w:delText>We have rewritten this section</w:delText>
        </w:r>
      </w:del>
      <w:r w:rsidR="003A72F5" w:rsidRPr="003A72F5">
        <w:rPr>
          <w:rFonts w:ascii="Arial" w:hAnsi="Arial" w:cs="Arial"/>
          <w:color w:val="00B050"/>
          <w:sz w:val="24"/>
          <w:szCs w:val="24"/>
          <w:shd w:val="clear" w:color="auto" w:fill="FFFFFF"/>
        </w:rPr>
        <w:t xml:space="preserve"> as </w:t>
      </w:r>
      <w:ins w:id="629" w:author="Malgorzata Nakagawa-Lagisz" w:date="2024-07-10T11:05:00Z" w16du:dateUtc="2024-07-10T01:05:00Z">
        <w:r w:rsidR="00927F43">
          <w:rPr>
            <w:rFonts w:ascii="Arial" w:hAnsi="Arial" w:cs="Arial"/>
            <w:color w:val="00B050"/>
            <w:sz w:val="24"/>
            <w:szCs w:val="24"/>
            <w:shd w:val="clear" w:color="auto" w:fill="FFFFFF"/>
          </w:rPr>
          <w:t>follows:</w:t>
        </w:r>
      </w:ins>
    </w:p>
    <w:p w14:paraId="4CA7FC82" w14:textId="7B59E60D" w:rsidR="004C0DF0" w:rsidRPr="003A72F5" w:rsidRDefault="00927F43" w:rsidP="0016179E">
      <w:pPr>
        <w:spacing w:before="240" w:line="480" w:lineRule="auto"/>
        <w:jc w:val="both"/>
        <w:rPr>
          <w:rFonts w:ascii="Arial" w:hAnsi="Arial" w:cs="Arial"/>
          <w:color w:val="00B050"/>
          <w:sz w:val="24"/>
          <w:szCs w:val="24"/>
          <w:shd w:val="clear" w:color="auto" w:fill="FFFFFF"/>
        </w:rPr>
      </w:pPr>
      <w:ins w:id="630" w:author="Malgorzata Nakagawa-Lagisz" w:date="2024-07-10T11:05:00Z" w16du:dateUtc="2024-07-10T01:05:00Z">
        <w:r>
          <w:rPr>
            <w:rFonts w:ascii="Arial" w:hAnsi="Arial" w:cs="Arial"/>
            <w:color w:val="00B050"/>
            <w:sz w:val="24"/>
            <w:szCs w:val="24"/>
          </w:rPr>
          <w:lastRenderedPageBreak/>
          <w:t xml:space="preserve">New line numbers </w:t>
        </w:r>
      </w:ins>
      <w:ins w:id="631" w:author="Man Lim Ho" w:date="2024-07-10T22:55:00Z" w16du:dateUtc="2024-07-10T12:55:00Z">
        <w:r w:rsidR="00607990">
          <w:rPr>
            <w:rFonts w:ascii="Arial" w:hAnsi="Arial" w:cs="Arial"/>
            <w:color w:val="00B050"/>
            <w:sz w:val="24"/>
            <w:szCs w:val="24"/>
          </w:rPr>
          <w:t>261-264</w:t>
        </w:r>
      </w:ins>
      <w:ins w:id="632" w:author="Malgorzata Nakagawa-Lagisz" w:date="2024-07-10T11:05:00Z" w16du:dateUtc="2024-07-10T01:05:00Z">
        <w:del w:id="633" w:author="Man Lim Ho" w:date="2024-07-10T22:55:00Z" w16du:dateUtc="2024-07-10T12:55:00Z">
          <w:r w:rsidDel="00607990">
            <w:rPr>
              <w:rFonts w:ascii="Arial" w:hAnsi="Arial" w:cs="Arial"/>
              <w:color w:val="00B050"/>
              <w:sz w:val="24"/>
              <w:szCs w:val="24"/>
            </w:rPr>
            <w:delText>XXX</w:delText>
          </w:r>
        </w:del>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3A72F5" w:rsidRPr="003A72F5">
        <w:rPr>
          <w:rFonts w:ascii="Arial" w:hAnsi="Arial" w:cs="Arial"/>
          <w:color w:val="00B050"/>
          <w:sz w:val="24"/>
          <w:szCs w:val="24"/>
          <w:shd w:val="clear" w:color="auto" w:fill="FFFFFF"/>
        </w:rPr>
        <w:t xml:space="preserve">“Articles on Rayyan were selected at random for reviewers to quickly screen through the titles and abstracts (30/1,218, 2.46%). Consistency checks were </w:t>
      </w:r>
      <w:ins w:id="634" w:author="Malgorzata Nakagawa-Lagisz" w:date="2024-07-10T11:06:00Z" w16du:dateUtc="2024-07-10T01:06:00Z">
        <w:r>
          <w:rPr>
            <w:rFonts w:ascii="Arial" w:hAnsi="Arial" w:cs="Arial"/>
            <w:color w:val="00B050"/>
            <w:sz w:val="24"/>
            <w:szCs w:val="24"/>
            <w:shd w:val="clear" w:color="auto" w:fill="FFFFFF"/>
          </w:rPr>
          <w:t xml:space="preserve">then </w:t>
        </w:r>
      </w:ins>
      <w:r w:rsidR="003A72F5" w:rsidRPr="003A72F5">
        <w:rPr>
          <w:rFonts w:ascii="Arial" w:hAnsi="Arial" w:cs="Arial"/>
          <w:color w:val="00B050"/>
          <w:sz w:val="24"/>
          <w:szCs w:val="24"/>
          <w:shd w:val="clear" w:color="auto" w:fill="FFFFFF"/>
        </w:rPr>
        <w:t xml:space="preserve">performed for both stages on 30 titles and abstracts (79.4% </w:t>
      </w:r>
      <w:del w:id="635" w:author="Malgorzata Nakagawa-Lagisz" w:date="2024-07-10T11:06:00Z" w16du:dateUtc="2024-07-10T01:06:00Z">
        <w:r w:rsidR="003A72F5" w:rsidRPr="003A72F5" w:rsidDel="00927F43">
          <w:rPr>
            <w:rFonts w:ascii="Arial" w:hAnsi="Arial" w:cs="Arial"/>
            <w:color w:val="00B050"/>
            <w:sz w:val="24"/>
            <w:szCs w:val="24"/>
            <w:shd w:val="clear" w:color="auto" w:fill="FFFFFF"/>
          </w:rPr>
          <w:delText xml:space="preserve">consistency </w:delText>
        </w:r>
      </w:del>
      <w:ins w:id="636" w:author="Malgorzata Nakagawa-Lagisz" w:date="2024-07-10T11:06:00Z" w16du:dateUtc="2024-07-10T01:06:00Z">
        <w:r>
          <w:rPr>
            <w:rFonts w:ascii="Arial" w:hAnsi="Arial" w:cs="Arial"/>
            <w:color w:val="00B050"/>
            <w:sz w:val="24"/>
            <w:szCs w:val="24"/>
            <w:shd w:val="clear" w:color="auto" w:fill="FFFFFF"/>
          </w:rPr>
          <w:t>agreement rate</w:t>
        </w:r>
      </w:ins>
      <w:del w:id="637" w:author="Malgorzata Nakagawa-Lagisz" w:date="2024-07-10T11:06:00Z" w16du:dateUtc="2024-07-10T01:06:00Z">
        <w:r w:rsidR="003A72F5" w:rsidRPr="003A72F5" w:rsidDel="00927F43">
          <w:rPr>
            <w:rFonts w:ascii="Arial" w:hAnsi="Arial" w:cs="Arial"/>
            <w:color w:val="00B050"/>
            <w:sz w:val="24"/>
            <w:szCs w:val="24"/>
            <w:shd w:val="clear" w:color="auto" w:fill="FFFFFF"/>
          </w:rPr>
          <w:delText>over 1,218 articles</w:delText>
        </w:r>
      </w:del>
      <w:r w:rsidR="003A72F5" w:rsidRPr="003A72F5">
        <w:rPr>
          <w:rFonts w:ascii="Arial" w:hAnsi="Arial" w:cs="Arial"/>
          <w:color w:val="00B050"/>
          <w:sz w:val="24"/>
          <w:szCs w:val="24"/>
          <w:shd w:val="clear" w:color="auto" w:fill="FFFFFF"/>
        </w:rPr>
        <w:t>).</w:t>
      </w:r>
      <w:del w:id="638" w:author="Malgorzata Nakagawa-Lagisz" w:date="2024-07-10T11:07:00Z" w16du:dateUtc="2024-07-10T01:07:00Z">
        <w:r w:rsidR="003A72F5" w:rsidRPr="003A72F5" w:rsidDel="00927F43">
          <w:rPr>
            <w:rFonts w:ascii="Arial" w:hAnsi="Arial" w:cs="Arial"/>
            <w:color w:val="00B050"/>
            <w:sz w:val="24"/>
            <w:szCs w:val="24"/>
            <w:shd w:val="clear" w:color="auto" w:fill="FFFFFF"/>
          </w:rPr>
          <w:delText xml:space="preserve"> Subsequent screening on rest of the titles and abstracts (n = 1,188) were screened by the same two reviewers independently. A posterior check on decision making has returned that Reviewer 1 and Reviewer 2 has disagreement on a total of 129 articles, and these were marked as “Maybe” and were flagged for a third independent reviewer (TDA) for final decision. At the end of title and abstract screening, 186 retrievable full texts were passed on to the full text screening for decision on data extraction.</w:delText>
        </w:r>
      </w:del>
      <w:r w:rsidR="003A72F5" w:rsidRPr="003A72F5">
        <w:rPr>
          <w:rFonts w:ascii="Arial" w:hAnsi="Arial" w:cs="Arial"/>
          <w:color w:val="00B050"/>
          <w:sz w:val="24"/>
          <w:szCs w:val="24"/>
          <w:shd w:val="clear" w:color="auto" w:fill="FFFFFF"/>
        </w:rPr>
        <w:t>”</w:t>
      </w:r>
      <w:del w:id="639" w:author="Malgorzata Nakagawa-Lagisz" w:date="2024-07-10T11:07:00Z" w16du:dateUtc="2024-07-10T01:07:00Z">
        <w:r w:rsidR="003A72F5" w:rsidRPr="003A72F5" w:rsidDel="00927F43">
          <w:rPr>
            <w:rFonts w:ascii="Arial" w:hAnsi="Arial" w:cs="Arial"/>
            <w:color w:val="00B050"/>
            <w:sz w:val="24"/>
            <w:szCs w:val="24"/>
            <w:shd w:val="clear" w:color="auto" w:fill="FFFFFF"/>
          </w:rPr>
          <w:delText>.</w:delText>
        </w:r>
      </w:del>
    </w:p>
    <w:p w14:paraId="50D2D246"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L271-273 How the screening was performed at full text is unclear. Rayyan was also used? How many people screened? Did you do consistency check? What was the result?</w:t>
      </w:r>
    </w:p>
    <w:p w14:paraId="74A27898" w14:textId="38B05B9B" w:rsidR="00927F43" w:rsidRDefault="00EB2D31" w:rsidP="00841592">
      <w:pPr>
        <w:autoSpaceDE w:val="0"/>
        <w:autoSpaceDN w:val="0"/>
        <w:adjustRightInd w:val="0"/>
        <w:spacing w:before="240" w:after="0" w:line="480" w:lineRule="auto"/>
        <w:jc w:val="both"/>
        <w:rPr>
          <w:ins w:id="640" w:author="Malgorzata Nakagawa-Lagisz" w:date="2024-07-10T11:08:00Z" w16du:dateUtc="2024-07-10T01:08:00Z"/>
          <w:rFonts w:ascii="Arial" w:hAnsi="Arial" w:cs="Arial"/>
          <w:color w:val="00B050"/>
          <w:sz w:val="24"/>
          <w:szCs w:val="24"/>
          <w:shd w:val="clear" w:color="auto" w:fill="FFFFFF"/>
        </w:rPr>
      </w:pPr>
      <w:r w:rsidRPr="005B421D">
        <w:rPr>
          <w:rFonts w:ascii="Arial" w:hAnsi="Arial" w:cs="Arial"/>
          <w:color w:val="00B050"/>
          <w:sz w:val="24"/>
          <w:szCs w:val="24"/>
          <w:shd w:val="clear" w:color="auto" w:fill="FFFFFF"/>
        </w:rPr>
        <w:t xml:space="preserve">Author Response: We are sorry for the unclear </w:t>
      </w:r>
      <w:r w:rsidR="002D5FBB" w:rsidRPr="005B421D">
        <w:rPr>
          <w:rFonts w:ascii="Arial" w:hAnsi="Arial" w:cs="Arial"/>
          <w:color w:val="00B050"/>
          <w:sz w:val="24"/>
          <w:szCs w:val="24"/>
          <w:shd w:val="clear" w:color="auto" w:fill="FFFFFF"/>
        </w:rPr>
        <w:t>explanation;</w:t>
      </w:r>
      <w:r w:rsidR="00841592" w:rsidRPr="005B421D">
        <w:rPr>
          <w:rFonts w:ascii="Arial" w:hAnsi="Arial" w:cs="Arial"/>
          <w:color w:val="00B050"/>
          <w:sz w:val="24"/>
          <w:szCs w:val="24"/>
          <w:shd w:val="clear" w:color="auto" w:fill="FFFFFF"/>
        </w:rPr>
        <w:t xml:space="preserve"> we have edited the paragraph </w:t>
      </w:r>
      <w:del w:id="641" w:author="Malgorzata Nakagawa-Lagisz" w:date="2024-07-10T11:08:00Z" w16du:dateUtc="2024-07-10T01:08:00Z">
        <w:r w:rsidR="00841592" w:rsidRPr="005B421D" w:rsidDel="00927F43">
          <w:rPr>
            <w:rFonts w:ascii="Arial" w:hAnsi="Arial" w:cs="Arial"/>
            <w:color w:val="00B050"/>
            <w:sz w:val="24"/>
            <w:szCs w:val="24"/>
            <w:shd w:val="clear" w:color="auto" w:fill="FFFFFF"/>
          </w:rPr>
          <w:delText>to the</w:delText>
        </w:r>
      </w:del>
      <w:ins w:id="642" w:author="Malgorzata Nakagawa-Lagisz" w:date="2024-07-10T11:08:00Z" w16du:dateUtc="2024-07-10T01:08:00Z">
        <w:r w:rsidR="00927F43">
          <w:rPr>
            <w:rFonts w:ascii="Arial" w:hAnsi="Arial" w:cs="Arial"/>
            <w:color w:val="00B050"/>
            <w:sz w:val="24"/>
            <w:szCs w:val="24"/>
            <w:shd w:val="clear" w:color="auto" w:fill="FFFFFF"/>
          </w:rPr>
          <w:t>as</w:t>
        </w:r>
      </w:ins>
      <w:r w:rsidR="00841592" w:rsidRPr="005B421D">
        <w:rPr>
          <w:rFonts w:ascii="Arial" w:hAnsi="Arial" w:cs="Arial"/>
          <w:color w:val="00B050"/>
          <w:sz w:val="24"/>
          <w:szCs w:val="24"/>
          <w:shd w:val="clear" w:color="auto" w:fill="FFFFFF"/>
        </w:rPr>
        <w:t xml:space="preserve"> follow</w:t>
      </w:r>
      <w:ins w:id="643" w:author="Malgorzata Nakagawa-Lagisz" w:date="2024-07-10T11:08:00Z" w16du:dateUtc="2024-07-10T01:08:00Z">
        <w:r w:rsidR="00927F43">
          <w:rPr>
            <w:rFonts w:ascii="Arial" w:hAnsi="Arial" w:cs="Arial"/>
            <w:color w:val="00B050"/>
            <w:sz w:val="24"/>
            <w:szCs w:val="24"/>
            <w:shd w:val="clear" w:color="auto" w:fill="FFFFFF"/>
          </w:rPr>
          <w:t>s</w:t>
        </w:r>
      </w:ins>
      <w:del w:id="644" w:author="Malgorzata Nakagawa-Lagisz" w:date="2024-07-10T11:08:00Z" w16du:dateUtc="2024-07-10T01:08:00Z">
        <w:r w:rsidR="00841592" w:rsidRPr="005B421D" w:rsidDel="00927F43">
          <w:rPr>
            <w:rFonts w:ascii="Arial" w:hAnsi="Arial" w:cs="Arial"/>
            <w:color w:val="00B050"/>
            <w:sz w:val="24"/>
            <w:szCs w:val="24"/>
            <w:shd w:val="clear" w:color="auto" w:fill="FFFFFF"/>
          </w:rPr>
          <w:delText>ing</w:delText>
        </w:r>
      </w:del>
      <w:r w:rsidR="00841592" w:rsidRPr="005B421D">
        <w:rPr>
          <w:rFonts w:ascii="Arial" w:hAnsi="Arial" w:cs="Arial"/>
          <w:color w:val="00B050"/>
          <w:sz w:val="24"/>
          <w:szCs w:val="24"/>
          <w:shd w:val="clear" w:color="auto" w:fill="FFFFFF"/>
        </w:rPr>
        <w:t xml:space="preserve">: </w:t>
      </w:r>
    </w:p>
    <w:p w14:paraId="3D371D5F" w14:textId="76CFBCED" w:rsidR="00EB2D31" w:rsidRPr="005B421D" w:rsidRDefault="00927F43" w:rsidP="00841592">
      <w:pPr>
        <w:autoSpaceDE w:val="0"/>
        <w:autoSpaceDN w:val="0"/>
        <w:adjustRightInd w:val="0"/>
        <w:spacing w:before="240" w:after="0" w:line="480" w:lineRule="auto"/>
        <w:jc w:val="both"/>
        <w:rPr>
          <w:rFonts w:ascii="Arial" w:hAnsi="Arial" w:cs="Arial"/>
          <w:color w:val="00B050"/>
          <w:sz w:val="24"/>
          <w:szCs w:val="24"/>
          <w:shd w:val="clear" w:color="auto" w:fill="FFFFFF"/>
        </w:rPr>
      </w:pPr>
      <w:ins w:id="645" w:author="Malgorzata Nakagawa-Lagisz" w:date="2024-07-10T11:08:00Z" w16du:dateUtc="2024-07-10T01:08:00Z">
        <w:r>
          <w:rPr>
            <w:rFonts w:ascii="Arial" w:hAnsi="Arial" w:cs="Arial"/>
            <w:color w:val="00B050"/>
            <w:sz w:val="24"/>
            <w:szCs w:val="24"/>
          </w:rPr>
          <w:t xml:space="preserve">New line numbers </w:t>
        </w:r>
        <w:del w:id="646" w:author="Man Lim Ho" w:date="2024-07-10T22:55:00Z" w16du:dateUtc="2024-07-10T12:55:00Z">
          <w:r w:rsidDel="00607990">
            <w:rPr>
              <w:rFonts w:ascii="Arial" w:hAnsi="Arial" w:cs="Arial"/>
              <w:color w:val="00B050"/>
              <w:sz w:val="24"/>
              <w:szCs w:val="24"/>
            </w:rPr>
            <w:delText>XXX</w:delText>
          </w:r>
        </w:del>
      </w:ins>
      <w:ins w:id="647" w:author="Man Lim Ho" w:date="2024-07-10T22:55:00Z" w16du:dateUtc="2024-07-10T12:55:00Z">
        <w:r w:rsidR="00607990">
          <w:rPr>
            <w:rFonts w:ascii="Arial" w:hAnsi="Arial" w:cs="Arial"/>
            <w:color w:val="00B050"/>
            <w:sz w:val="24"/>
            <w:szCs w:val="24"/>
          </w:rPr>
          <w:t>270-273</w:t>
        </w:r>
      </w:ins>
      <w:ins w:id="648" w:author="Malgorzata Nakagawa-Lagisz" w:date="2024-07-10T11:08:00Z" w16du:dateUtc="2024-07-10T01:08: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841592" w:rsidRPr="005B421D">
        <w:rPr>
          <w:rFonts w:ascii="Arial" w:hAnsi="Arial" w:cs="Arial"/>
          <w:color w:val="00B050"/>
          <w:sz w:val="24"/>
          <w:szCs w:val="24"/>
          <w:shd w:val="clear" w:color="auto" w:fill="FFFFFF"/>
        </w:rPr>
        <w:t xml:space="preserve">“Full text screening was performed using a Google Form collaboratively by 6 reviewers for data collection from articles. The </w:t>
      </w:r>
      <w:ins w:id="649" w:author="Malgorzata Nakagawa-Lagisz" w:date="2024-07-10T11:08:00Z" w16du:dateUtc="2024-07-10T01:08:00Z">
        <w:r>
          <w:rPr>
            <w:rFonts w:ascii="Arial" w:hAnsi="Arial" w:cs="Arial"/>
            <w:color w:val="00B050"/>
            <w:sz w:val="24"/>
            <w:szCs w:val="24"/>
            <w:shd w:val="clear" w:color="auto" w:fill="FFFFFF"/>
          </w:rPr>
          <w:t xml:space="preserve">collected </w:t>
        </w:r>
      </w:ins>
      <w:r w:rsidR="00841592" w:rsidRPr="005B421D">
        <w:rPr>
          <w:rFonts w:ascii="Arial" w:hAnsi="Arial" w:cs="Arial"/>
          <w:color w:val="00B050"/>
          <w:sz w:val="24"/>
          <w:szCs w:val="24"/>
          <w:shd w:val="clear" w:color="auto" w:fill="FFFFFF"/>
        </w:rPr>
        <w:t xml:space="preserve">data were </w:t>
      </w:r>
      <w:del w:id="650" w:author="Malgorzata Nakagawa-Lagisz" w:date="2024-07-10T11:07:00Z" w16du:dateUtc="2024-07-10T01:07:00Z">
        <w:r w:rsidR="00841592" w:rsidRPr="005B421D" w:rsidDel="00927F43">
          <w:rPr>
            <w:rFonts w:ascii="Arial" w:hAnsi="Arial" w:cs="Arial"/>
            <w:color w:val="00B050"/>
            <w:sz w:val="24"/>
            <w:szCs w:val="24"/>
            <w:shd w:val="clear" w:color="auto" w:fill="FFFFFF"/>
          </w:rPr>
          <w:delText xml:space="preserve">translated </w:delText>
        </w:r>
      </w:del>
      <w:ins w:id="651" w:author="Malgorzata Nakagawa-Lagisz" w:date="2024-07-10T11:07:00Z" w16du:dateUtc="2024-07-10T01:07:00Z">
        <w:r>
          <w:rPr>
            <w:rFonts w:ascii="Arial" w:hAnsi="Arial" w:cs="Arial"/>
            <w:color w:val="00B050"/>
            <w:sz w:val="24"/>
            <w:szCs w:val="24"/>
            <w:shd w:val="clear" w:color="auto" w:fill="FFFFFF"/>
          </w:rPr>
          <w:t xml:space="preserve">then </w:t>
        </w:r>
      </w:ins>
      <w:ins w:id="652" w:author="Malgorzata Nakagawa-Lagisz" w:date="2024-07-10T11:08:00Z" w16du:dateUtc="2024-07-10T01:08:00Z">
        <w:r>
          <w:rPr>
            <w:rFonts w:ascii="Arial" w:hAnsi="Arial" w:cs="Arial"/>
            <w:color w:val="00B050"/>
            <w:sz w:val="24"/>
            <w:szCs w:val="24"/>
            <w:shd w:val="clear" w:color="auto" w:fill="FFFFFF"/>
          </w:rPr>
          <w:t>stored</w:t>
        </w:r>
      </w:ins>
      <w:ins w:id="653" w:author="Malgorzata Nakagawa-Lagisz" w:date="2024-07-10T11:07:00Z" w16du:dateUtc="2024-07-10T01:07:00Z">
        <w:r w:rsidRPr="005B421D">
          <w:rPr>
            <w:rFonts w:ascii="Arial" w:hAnsi="Arial" w:cs="Arial"/>
            <w:color w:val="00B050"/>
            <w:sz w:val="24"/>
            <w:szCs w:val="24"/>
            <w:shd w:val="clear" w:color="auto" w:fill="FFFFFF"/>
          </w:rPr>
          <w:t xml:space="preserve"> </w:t>
        </w:r>
      </w:ins>
      <w:r w:rsidR="00841592" w:rsidRPr="005B421D">
        <w:rPr>
          <w:rFonts w:ascii="Arial" w:hAnsi="Arial" w:cs="Arial"/>
          <w:color w:val="00B050"/>
          <w:sz w:val="24"/>
          <w:szCs w:val="24"/>
          <w:shd w:val="clear" w:color="auto" w:fill="FFFFFF"/>
        </w:rPr>
        <w:t>in</w:t>
      </w:r>
      <w:del w:id="654" w:author="Malgorzata Nakagawa-Lagisz" w:date="2024-07-10T11:08:00Z" w16du:dateUtc="2024-07-10T01:08:00Z">
        <w:r w:rsidR="00841592" w:rsidRPr="005B421D" w:rsidDel="00927F43">
          <w:rPr>
            <w:rFonts w:ascii="Arial" w:hAnsi="Arial" w:cs="Arial"/>
            <w:color w:val="00B050"/>
            <w:sz w:val="24"/>
            <w:szCs w:val="24"/>
            <w:shd w:val="clear" w:color="auto" w:fill="FFFFFF"/>
          </w:rPr>
          <w:delText>to</w:delText>
        </w:r>
      </w:del>
      <w:r w:rsidR="00841592" w:rsidRPr="005B421D">
        <w:rPr>
          <w:rFonts w:ascii="Arial" w:hAnsi="Arial" w:cs="Arial"/>
          <w:color w:val="00B050"/>
          <w:sz w:val="24"/>
          <w:szCs w:val="24"/>
          <w:shd w:val="clear" w:color="auto" w:fill="FFFFFF"/>
        </w:rPr>
        <w:t xml:space="preserve"> a spreadsheet</w:t>
      </w:r>
      <w:del w:id="655" w:author="Malgorzata Nakagawa-Lagisz" w:date="2024-07-10T11:08:00Z" w16du:dateUtc="2024-07-10T01:08:00Z">
        <w:r w:rsidR="00841592" w:rsidRPr="005B421D" w:rsidDel="00927F43">
          <w:rPr>
            <w:rFonts w:ascii="Arial" w:hAnsi="Arial" w:cs="Arial"/>
            <w:color w:val="00B050"/>
            <w:sz w:val="24"/>
            <w:szCs w:val="24"/>
            <w:shd w:val="clear" w:color="auto" w:fill="FFFFFF"/>
          </w:rPr>
          <w:delText xml:space="preserve"> format for data manipulation and data visualisation</w:delText>
        </w:r>
      </w:del>
      <w:r w:rsidR="00841592" w:rsidRPr="005B421D">
        <w:rPr>
          <w:rFonts w:ascii="Arial" w:hAnsi="Arial" w:cs="Arial"/>
          <w:color w:val="00B050"/>
          <w:sz w:val="24"/>
          <w:szCs w:val="24"/>
          <w:shd w:val="clear" w:color="auto" w:fill="FFFFFF"/>
        </w:rPr>
        <w:t xml:space="preserve">. </w:t>
      </w:r>
      <w:del w:id="656" w:author="Malgorzata Nakagawa-Lagisz" w:date="2024-07-10T11:09:00Z" w16du:dateUtc="2024-07-10T01:09:00Z">
        <w:r w:rsidR="00841592" w:rsidRPr="005B421D" w:rsidDel="00927F43">
          <w:rPr>
            <w:rFonts w:ascii="Arial" w:hAnsi="Arial" w:cs="Arial"/>
            <w:color w:val="00B050"/>
            <w:sz w:val="24"/>
            <w:szCs w:val="24"/>
            <w:shd w:val="clear" w:color="auto" w:fill="FFFFFF"/>
          </w:rPr>
          <w:delText>Full text</w:delText>
        </w:r>
      </w:del>
      <w:ins w:id="657" w:author="Malgorzata Nakagawa-Lagisz" w:date="2024-07-10T11:09:00Z" w16du:dateUtc="2024-07-10T01:09:00Z">
        <w:r>
          <w:rPr>
            <w:rFonts w:ascii="Arial" w:hAnsi="Arial" w:cs="Arial"/>
            <w:color w:val="00B050"/>
            <w:sz w:val="24"/>
            <w:szCs w:val="24"/>
            <w:shd w:val="clear" w:color="auto" w:fill="FFFFFF"/>
          </w:rPr>
          <w:t>The</w:t>
        </w:r>
      </w:ins>
      <w:r w:rsidR="00841592" w:rsidRPr="005B421D">
        <w:rPr>
          <w:rFonts w:ascii="Arial" w:hAnsi="Arial" w:cs="Arial"/>
          <w:color w:val="00B050"/>
          <w:sz w:val="24"/>
          <w:szCs w:val="24"/>
          <w:shd w:val="clear" w:color="auto" w:fill="FFFFFF"/>
        </w:rPr>
        <w:t xml:space="preserve"> data </w:t>
      </w:r>
      <w:del w:id="658" w:author="Malgorzata Nakagawa-Lagisz" w:date="2024-07-10T11:09:00Z" w16du:dateUtc="2024-07-10T01:09:00Z">
        <w:r w:rsidR="00841592" w:rsidRPr="005B421D" w:rsidDel="00927F43">
          <w:rPr>
            <w:rFonts w:ascii="Arial" w:hAnsi="Arial" w:cs="Arial"/>
            <w:color w:val="00B050"/>
            <w:sz w:val="24"/>
            <w:szCs w:val="24"/>
            <w:shd w:val="clear" w:color="auto" w:fill="FFFFFF"/>
          </w:rPr>
          <w:delText xml:space="preserve">inclusion and exclusion </w:delText>
        </w:r>
      </w:del>
      <w:r w:rsidR="00841592" w:rsidRPr="005B421D">
        <w:rPr>
          <w:rFonts w:ascii="Arial" w:hAnsi="Arial" w:cs="Arial"/>
          <w:color w:val="00B050"/>
          <w:sz w:val="24"/>
          <w:szCs w:val="24"/>
          <w:shd w:val="clear" w:color="auto" w:fill="FFFFFF"/>
        </w:rPr>
        <w:t xml:space="preserve">were cross checked by </w:t>
      </w:r>
      <w:del w:id="659" w:author="Malgorzata Nakagawa-Lagisz" w:date="2024-07-10T11:09:00Z" w16du:dateUtc="2024-07-10T01:09:00Z">
        <w:r w:rsidR="00841592" w:rsidRPr="005B421D" w:rsidDel="00927F43">
          <w:rPr>
            <w:rFonts w:ascii="Arial" w:hAnsi="Arial" w:cs="Arial"/>
            <w:color w:val="00B050"/>
            <w:sz w:val="24"/>
            <w:szCs w:val="24"/>
            <w:shd w:val="clear" w:color="auto" w:fill="FFFFFF"/>
          </w:rPr>
          <w:delText xml:space="preserve">the </w:delText>
        </w:r>
      </w:del>
      <w:ins w:id="660" w:author="Malgorzata Nakagawa-Lagisz" w:date="2024-07-10T11:09:00Z" w16du:dateUtc="2024-07-10T01:09:00Z">
        <w:r>
          <w:rPr>
            <w:rFonts w:ascii="Arial" w:hAnsi="Arial" w:cs="Arial"/>
            <w:color w:val="00B050"/>
            <w:sz w:val="24"/>
            <w:szCs w:val="24"/>
            <w:shd w:val="clear" w:color="auto" w:fill="FFFFFF"/>
          </w:rPr>
          <w:t>one</w:t>
        </w:r>
        <w:r w:rsidRPr="005B421D">
          <w:rPr>
            <w:rFonts w:ascii="Arial" w:hAnsi="Arial" w:cs="Arial"/>
            <w:color w:val="00B050"/>
            <w:sz w:val="24"/>
            <w:szCs w:val="24"/>
            <w:shd w:val="clear" w:color="auto" w:fill="FFFFFF"/>
          </w:rPr>
          <w:t xml:space="preserve"> </w:t>
        </w:r>
      </w:ins>
      <w:r w:rsidR="00841592" w:rsidRPr="005B421D">
        <w:rPr>
          <w:rFonts w:ascii="Arial" w:hAnsi="Arial" w:cs="Arial"/>
          <w:color w:val="00B050"/>
          <w:sz w:val="24"/>
          <w:szCs w:val="24"/>
          <w:shd w:val="clear" w:color="auto" w:fill="FFFFFF"/>
        </w:rPr>
        <w:t xml:space="preserve">author (MLH) to ensure that all </w:t>
      </w:r>
      <w:del w:id="661" w:author="Malgorzata Nakagawa-Lagisz" w:date="2024-07-10T11:09:00Z" w16du:dateUtc="2024-07-10T01:09:00Z">
        <w:r w:rsidR="00841592" w:rsidRPr="005B421D" w:rsidDel="00927F43">
          <w:rPr>
            <w:rFonts w:ascii="Arial" w:hAnsi="Arial" w:cs="Arial"/>
            <w:color w:val="00B050"/>
            <w:sz w:val="24"/>
            <w:szCs w:val="24"/>
            <w:shd w:val="clear" w:color="auto" w:fill="FFFFFF"/>
          </w:rPr>
          <w:delText xml:space="preserve">data </w:delText>
        </w:r>
      </w:del>
      <w:r w:rsidR="00841592" w:rsidRPr="005B421D">
        <w:rPr>
          <w:rFonts w:ascii="Arial" w:hAnsi="Arial" w:cs="Arial"/>
          <w:color w:val="00B050"/>
          <w:sz w:val="24"/>
          <w:szCs w:val="24"/>
          <w:shd w:val="clear" w:color="auto" w:fill="FFFFFF"/>
        </w:rPr>
        <w:t>extracted</w:t>
      </w:r>
      <w:ins w:id="662" w:author="Malgorzata Nakagawa-Lagisz" w:date="2024-07-10T11:09:00Z" w16du:dateUtc="2024-07-10T01:09:00Z">
        <w:r>
          <w:rPr>
            <w:rFonts w:ascii="Arial" w:hAnsi="Arial" w:cs="Arial"/>
            <w:color w:val="00B050"/>
            <w:sz w:val="24"/>
            <w:szCs w:val="24"/>
            <w:shd w:val="clear" w:color="auto" w:fill="FFFFFF"/>
          </w:rPr>
          <w:t xml:space="preserve"> information</w:t>
        </w:r>
      </w:ins>
      <w:r w:rsidR="00841592" w:rsidRPr="005B421D">
        <w:rPr>
          <w:rFonts w:ascii="Arial" w:hAnsi="Arial" w:cs="Arial"/>
          <w:color w:val="00B050"/>
          <w:sz w:val="24"/>
          <w:szCs w:val="24"/>
          <w:shd w:val="clear" w:color="auto" w:fill="FFFFFF"/>
        </w:rPr>
        <w:t xml:space="preserve"> are coherent</w:t>
      </w:r>
      <w:del w:id="663" w:author="Malgorzata Nakagawa-Lagisz" w:date="2024-07-10T11:09:00Z" w16du:dateUtc="2024-07-10T01:09:00Z">
        <w:r w:rsidR="00841592" w:rsidRPr="005B421D" w:rsidDel="00927F43">
          <w:rPr>
            <w:rFonts w:ascii="Arial" w:hAnsi="Arial" w:cs="Arial"/>
            <w:color w:val="00B050"/>
            <w:sz w:val="24"/>
            <w:szCs w:val="24"/>
            <w:shd w:val="clear" w:color="auto" w:fill="FFFFFF"/>
          </w:rPr>
          <w:delText xml:space="preserve"> to the inclusion criteria</w:delText>
        </w:r>
      </w:del>
      <w:r w:rsidR="00841592" w:rsidRPr="005B421D">
        <w:rPr>
          <w:rFonts w:ascii="Arial" w:hAnsi="Arial" w:cs="Arial"/>
          <w:color w:val="00B050"/>
          <w:sz w:val="24"/>
          <w:szCs w:val="24"/>
          <w:shd w:val="clear" w:color="auto" w:fill="FFFFFF"/>
        </w:rPr>
        <w:t xml:space="preserve">. </w:t>
      </w:r>
      <w:ins w:id="664" w:author="Malgorzata Nakagawa-Lagisz" w:date="2024-07-10T11:09:00Z" w16du:dateUtc="2024-07-10T01:09:00Z">
        <w:r>
          <w:rPr>
            <w:rFonts w:ascii="Arial" w:hAnsi="Arial" w:cs="Arial"/>
            <w:color w:val="00B050"/>
            <w:sz w:val="24"/>
            <w:szCs w:val="24"/>
            <w:shd w:val="clear" w:color="auto" w:fill="FFFFFF"/>
          </w:rPr>
          <w:t xml:space="preserve">After this, </w:t>
        </w:r>
      </w:ins>
      <w:r w:rsidR="00841592" w:rsidRPr="005B421D">
        <w:rPr>
          <w:rFonts w:ascii="Arial" w:hAnsi="Arial" w:cs="Arial"/>
          <w:color w:val="00B050"/>
          <w:sz w:val="24"/>
          <w:szCs w:val="24"/>
          <w:shd w:val="clear" w:color="auto" w:fill="FFFFFF"/>
        </w:rPr>
        <w:t xml:space="preserve">91 studies were included in the </w:t>
      </w:r>
      <w:del w:id="665" w:author="Malgorzata Nakagawa-Lagisz" w:date="2024-07-10T11:09:00Z" w16du:dateUtc="2024-07-10T01:09:00Z">
        <w:r w:rsidR="00841592" w:rsidRPr="005B421D" w:rsidDel="00927F43">
          <w:rPr>
            <w:rFonts w:ascii="Arial" w:hAnsi="Arial" w:cs="Arial"/>
            <w:color w:val="00B050"/>
            <w:sz w:val="24"/>
            <w:szCs w:val="24"/>
            <w:shd w:val="clear" w:color="auto" w:fill="FFFFFF"/>
          </w:rPr>
          <w:delText>full text screening</w:delText>
        </w:r>
      </w:del>
      <w:ins w:id="666" w:author="Malgorzata Nakagawa-Lagisz" w:date="2024-07-10T11:09:00Z" w16du:dateUtc="2024-07-10T01:09:00Z">
        <w:r>
          <w:rPr>
            <w:rFonts w:ascii="Arial" w:hAnsi="Arial" w:cs="Arial"/>
            <w:color w:val="00B050"/>
            <w:sz w:val="24"/>
            <w:szCs w:val="24"/>
            <w:shd w:val="clear" w:color="auto" w:fill="FFFFFF"/>
          </w:rPr>
          <w:t>systematic map</w:t>
        </w:r>
      </w:ins>
      <w:r w:rsidR="00841592" w:rsidRPr="005B421D">
        <w:rPr>
          <w:rFonts w:ascii="Arial" w:hAnsi="Arial" w:cs="Arial"/>
          <w:color w:val="00B050"/>
          <w:sz w:val="24"/>
          <w:szCs w:val="24"/>
          <w:shd w:val="clear" w:color="auto" w:fill="FFFFFF"/>
        </w:rPr>
        <w:t>.”</w:t>
      </w:r>
      <w:del w:id="667" w:author="Malgorzata Nakagawa-Lagisz" w:date="2024-07-10T11:09:00Z" w16du:dateUtc="2024-07-10T01:09:00Z">
        <w:r w:rsidR="00841592" w:rsidRPr="005B421D" w:rsidDel="00927F43">
          <w:rPr>
            <w:rFonts w:ascii="Arial" w:hAnsi="Arial" w:cs="Arial"/>
            <w:color w:val="00B050"/>
            <w:sz w:val="24"/>
            <w:szCs w:val="24"/>
            <w:shd w:val="clear" w:color="auto" w:fill="FFFFFF"/>
          </w:rPr>
          <w:delText xml:space="preserve"> For better </w:delText>
        </w:r>
        <w:r w:rsidR="005B421D" w:rsidRPr="005B421D" w:rsidDel="00927F43">
          <w:rPr>
            <w:rFonts w:ascii="Arial" w:hAnsi="Arial" w:cs="Arial"/>
            <w:color w:val="00B050"/>
            <w:sz w:val="24"/>
            <w:szCs w:val="24"/>
            <w:shd w:val="clear" w:color="auto" w:fill="FFFFFF"/>
          </w:rPr>
          <w:delText>explanation of the process.</w:delText>
        </w:r>
      </w:del>
    </w:p>
    <w:p w14:paraId="20C75A73" w14:textId="77777777" w:rsidR="00E727FE"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L276 It should be made clear here that coral species and reef-dwelling (</w:t>
      </w:r>
      <w:proofErr w:type="spellStart"/>
      <w:r w:rsidRPr="00630D40">
        <w:rPr>
          <w:rFonts w:ascii="Arial" w:hAnsi="Arial" w:cs="Arial"/>
          <w:color w:val="000000" w:themeColor="text1"/>
          <w:sz w:val="24"/>
          <w:szCs w:val="24"/>
          <w:shd w:val="clear" w:color="auto" w:fill="FFFFFF"/>
        </w:rPr>
        <w:t>non coral</w:t>
      </w:r>
      <w:proofErr w:type="spellEnd"/>
      <w:r w:rsidRPr="00630D40">
        <w:rPr>
          <w:rFonts w:ascii="Arial" w:hAnsi="Arial" w:cs="Arial"/>
          <w:color w:val="000000" w:themeColor="text1"/>
          <w:sz w:val="24"/>
          <w:szCs w:val="24"/>
          <w:shd w:val="clear" w:color="auto" w:fill="FFFFFF"/>
        </w:rPr>
        <w:t xml:space="preserve">) species are considered. When only reef-dwelling organisms were studied, how were </w:t>
      </w:r>
      <w:r w:rsidRPr="00630D40">
        <w:rPr>
          <w:rFonts w:ascii="Arial" w:hAnsi="Arial" w:cs="Arial"/>
          <w:color w:val="000000" w:themeColor="text1"/>
          <w:sz w:val="24"/>
          <w:szCs w:val="24"/>
          <w:shd w:val="clear" w:color="auto" w:fill="FFFFFF"/>
        </w:rPr>
        <w:lastRenderedPageBreak/>
        <w:t>they defined as reef-dwelling? The term "coral systems" was often used throughout the text but it's unclear to me what is behind.</w:t>
      </w:r>
    </w:p>
    <w:p w14:paraId="77185BE4" w14:textId="75065502" w:rsidR="00A318CE" w:rsidRPr="00E727FE" w:rsidRDefault="008E1580" w:rsidP="0016179E">
      <w:pPr>
        <w:spacing w:before="240" w:line="480" w:lineRule="auto"/>
        <w:jc w:val="both"/>
        <w:rPr>
          <w:rFonts w:ascii="Arial" w:hAnsi="Arial" w:cs="Arial"/>
          <w:color w:val="00B050"/>
          <w:sz w:val="24"/>
          <w:szCs w:val="24"/>
          <w:shd w:val="clear" w:color="auto" w:fill="FFFFFF"/>
        </w:rPr>
      </w:pPr>
      <w:r w:rsidRPr="00E727FE">
        <w:rPr>
          <w:rFonts w:ascii="Arial" w:hAnsi="Arial" w:cs="Arial"/>
          <w:color w:val="00B050"/>
          <w:sz w:val="24"/>
          <w:szCs w:val="24"/>
          <w:shd w:val="clear" w:color="auto" w:fill="FFFFFF"/>
        </w:rPr>
        <w:t>Author</w:t>
      </w:r>
      <w:r w:rsidR="00E727FE">
        <w:rPr>
          <w:rFonts w:ascii="Arial" w:hAnsi="Arial" w:cs="Arial"/>
          <w:color w:val="00B050"/>
          <w:sz w:val="24"/>
          <w:szCs w:val="24"/>
          <w:shd w:val="clear" w:color="auto" w:fill="FFFFFF"/>
        </w:rPr>
        <w:t xml:space="preserve"> Response</w:t>
      </w:r>
      <w:r w:rsidRPr="00E727FE">
        <w:rPr>
          <w:rFonts w:ascii="Arial" w:hAnsi="Arial" w:cs="Arial"/>
          <w:color w:val="00B050"/>
          <w:sz w:val="24"/>
          <w:szCs w:val="24"/>
          <w:shd w:val="clear" w:color="auto" w:fill="FFFFFF"/>
        </w:rPr>
        <w:t xml:space="preserve">: </w:t>
      </w:r>
      <w:ins w:id="668" w:author="Malgorzata Nakagawa-Lagisz" w:date="2024-07-10T11:10:00Z" w16du:dateUtc="2024-07-10T01:10:00Z">
        <w:r w:rsidR="00927F43">
          <w:rPr>
            <w:rFonts w:ascii="Arial" w:hAnsi="Arial" w:cs="Arial"/>
            <w:color w:val="00B050"/>
            <w:sz w:val="24"/>
            <w:szCs w:val="24"/>
            <w:shd w:val="clear" w:color="auto" w:fill="FFFFFF"/>
          </w:rPr>
          <w:t xml:space="preserve">we clarify that studies focusing on </w:t>
        </w:r>
      </w:ins>
      <w:r w:rsidRPr="00E727FE">
        <w:rPr>
          <w:rFonts w:ascii="Arial" w:hAnsi="Arial" w:cs="Arial"/>
          <w:color w:val="00B050"/>
          <w:sz w:val="24"/>
          <w:szCs w:val="24"/>
          <w:shd w:val="clear" w:color="auto" w:fill="FFFFFF"/>
        </w:rPr>
        <w:t xml:space="preserve">reef-dwelling organisms were not </w:t>
      </w:r>
      <w:del w:id="669" w:author="Malgorzata Nakagawa-Lagisz" w:date="2024-07-10T11:10:00Z" w16du:dateUtc="2024-07-10T01:10:00Z">
        <w:r w:rsidRPr="00E727FE" w:rsidDel="00927F43">
          <w:rPr>
            <w:rFonts w:ascii="Arial" w:hAnsi="Arial" w:cs="Arial"/>
            <w:color w:val="00B050"/>
            <w:sz w:val="24"/>
            <w:szCs w:val="24"/>
            <w:shd w:val="clear" w:color="auto" w:fill="FFFFFF"/>
          </w:rPr>
          <w:delText xml:space="preserve">studied </w:delText>
        </w:r>
      </w:del>
      <w:ins w:id="670" w:author="Malgorzata Nakagawa-Lagisz" w:date="2024-07-10T11:10:00Z" w16du:dateUtc="2024-07-10T01:10:00Z">
        <w:r w:rsidR="00927F43">
          <w:rPr>
            <w:rFonts w:ascii="Arial" w:hAnsi="Arial" w:cs="Arial"/>
            <w:color w:val="00B050"/>
            <w:sz w:val="24"/>
            <w:szCs w:val="24"/>
            <w:shd w:val="clear" w:color="auto" w:fill="FFFFFF"/>
          </w:rPr>
          <w:t>included</w:t>
        </w:r>
        <w:r w:rsidR="00927F43" w:rsidRPr="00E727FE">
          <w:rPr>
            <w:rFonts w:ascii="Arial" w:hAnsi="Arial" w:cs="Arial"/>
            <w:color w:val="00B050"/>
            <w:sz w:val="24"/>
            <w:szCs w:val="24"/>
            <w:shd w:val="clear" w:color="auto" w:fill="FFFFFF"/>
          </w:rPr>
          <w:t xml:space="preserve"> </w:t>
        </w:r>
      </w:ins>
      <w:r w:rsidRPr="00E727FE">
        <w:rPr>
          <w:rFonts w:ascii="Arial" w:hAnsi="Arial" w:cs="Arial"/>
          <w:color w:val="00B050"/>
          <w:sz w:val="24"/>
          <w:szCs w:val="24"/>
          <w:shd w:val="clear" w:color="auto" w:fill="FFFFFF"/>
        </w:rPr>
        <w:t xml:space="preserve">in this systematic </w:t>
      </w:r>
      <w:r w:rsidR="00021AEE" w:rsidRPr="00E727FE">
        <w:rPr>
          <w:rFonts w:ascii="Arial" w:hAnsi="Arial" w:cs="Arial"/>
          <w:color w:val="00B050"/>
          <w:sz w:val="24"/>
          <w:szCs w:val="24"/>
          <w:shd w:val="clear" w:color="auto" w:fill="FFFFFF"/>
        </w:rPr>
        <w:t>map</w:t>
      </w:r>
      <w:ins w:id="671" w:author="Man Lim Ho" w:date="2024-07-10T16:30:00Z" w16du:dateUtc="2024-07-10T06:30:00Z">
        <w:r w:rsidR="005C0494">
          <w:rPr>
            <w:rFonts w:ascii="Arial" w:hAnsi="Arial" w:cs="Arial"/>
            <w:color w:val="00B050"/>
            <w:sz w:val="24"/>
            <w:szCs w:val="24"/>
            <w:shd w:val="clear" w:color="auto" w:fill="FFFFFF"/>
          </w:rPr>
          <w:t xml:space="preserve">. We have added a definition to coral system as follows in new line number </w:t>
        </w:r>
      </w:ins>
      <w:ins w:id="672" w:author="Man Lim Ho" w:date="2024-07-10T22:55:00Z" w16du:dateUtc="2024-07-10T12:55:00Z">
        <w:r w:rsidR="00C91524">
          <w:rPr>
            <w:rFonts w:ascii="Arial" w:hAnsi="Arial" w:cs="Arial"/>
            <w:color w:val="00B050"/>
            <w:sz w:val="24"/>
            <w:szCs w:val="24"/>
            <w:shd w:val="clear" w:color="auto" w:fill="FFFFFF"/>
          </w:rPr>
          <w:t>182-184</w:t>
        </w:r>
      </w:ins>
      <w:ins w:id="673" w:author="Man Lim Ho" w:date="2024-07-10T16:30:00Z" w16du:dateUtc="2024-07-10T06:30:00Z">
        <w:r w:rsidR="005C0494">
          <w:rPr>
            <w:rFonts w:ascii="Arial" w:hAnsi="Arial" w:cs="Arial"/>
            <w:color w:val="00B050"/>
            <w:sz w:val="24"/>
            <w:szCs w:val="24"/>
            <w:shd w:val="clear" w:color="auto" w:fill="FFFFFF"/>
          </w:rPr>
          <w:t>: “</w:t>
        </w:r>
        <w:r w:rsidR="005C0494" w:rsidRPr="005C0494">
          <w:rPr>
            <w:rFonts w:ascii="Arial" w:hAnsi="Arial" w:cs="Arial"/>
            <w:color w:val="00B050"/>
            <w:sz w:val="24"/>
            <w:szCs w:val="24"/>
            <w:shd w:val="clear" w:color="auto" w:fill="FFFFFF"/>
          </w:rPr>
          <w:t xml:space="preserve">Subtropical and Temperate Coral Systems and Coral Reefs. Coral systems are defined in this systematic map as corals belonging to the class </w:t>
        </w:r>
        <w:proofErr w:type="spellStart"/>
        <w:r w:rsidR="005C0494" w:rsidRPr="005C0494">
          <w:rPr>
            <w:rFonts w:ascii="Arial" w:hAnsi="Arial" w:cs="Arial"/>
            <w:color w:val="00B050"/>
            <w:sz w:val="24"/>
            <w:szCs w:val="24"/>
            <w:shd w:val="clear" w:color="auto" w:fill="FFFFFF"/>
          </w:rPr>
          <w:t>Octocorallia</w:t>
        </w:r>
        <w:proofErr w:type="spellEnd"/>
        <w:r w:rsidR="005C0494" w:rsidRPr="005C0494">
          <w:rPr>
            <w:rFonts w:ascii="Arial" w:hAnsi="Arial" w:cs="Arial"/>
            <w:color w:val="00B050"/>
            <w:sz w:val="24"/>
            <w:szCs w:val="24"/>
            <w:shd w:val="clear" w:color="auto" w:fill="FFFFFF"/>
          </w:rPr>
          <w:t xml:space="preserve"> and </w:t>
        </w:r>
        <w:proofErr w:type="spellStart"/>
        <w:r w:rsidR="005C0494" w:rsidRPr="005C0494">
          <w:rPr>
            <w:rFonts w:ascii="Arial" w:hAnsi="Arial" w:cs="Arial"/>
            <w:color w:val="00B050"/>
            <w:sz w:val="24"/>
            <w:szCs w:val="24"/>
            <w:shd w:val="clear" w:color="auto" w:fill="FFFFFF"/>
          </w:rPr>
          <w:t>Hexacorallia</w:t>
        </w:r>
        <w:proofErr w:type="spellEnd"/>
        <w:r w:rsidR="005C0494" w:rsidRPr="005C0494">
          <w:rPr>
            <w:rFonts w:ascii="Arial" w:hAnsi="Arial" w:cs="Arial"/>
            <w:color w:val="00B050"/>
            <w:sz w:val="24"/>
            <w:szCs w:val="24"/>
            <w:shd w:val="clear" w:color="auto" w:fill="FFFFFF"/>
          </w:rPr>
          <w:t>.</w:t>
        </w:r>
        <w:r w:rsidR="005C0494">
          <w:rPr>
            <w:rFonts w:ascii="Arial" w:hAnsi="Arial" w:cs="Arial"/>
            <w:color w:val="00B050"/>
            <w:sz w:val="24"/>
            <w:szCs w:val="24"/>
            <w:shd w:val="clear" w:color="auto" w:fill="FFFFFF"/>
          </w:rPr>
          <w:t>”</w:t>
        </w:r>
      </w:ins>
      <w:del w:id="674" w:author="Malgorzata Nakagawa-Lagisz" w:date="2024-07-10T11:10:00Z" w16du:dateUtc="2024-07-10T01:10:00Z">
        <w:r w:rsidR="00021AEE" w:rsidDel="00927F43">
          <w:rPr>
            <w:rFonts w:ascii="Arial" w:hAnsi="Arial" w:cs="Arial"/>
            <w:color w:val="00B050"/>
            <w:sz w:val="24"/>
            <w:szCs w:val="24"/>
            <w:shd w:val="clear" w:color="auto" w:fill="FFFFFF"/>
          </w:rPr>
          <w:delText>;</w:delText>
        </w:r>
        <w:r w:rsidR="00E727FE" w:rsidDel="00927F43">
          <w:rPr>
            <w:rFonts w:ascii="Arial" w:hAnsi="Arial" w:cs="Arial"/>
            <w:color w:val="00B050"/>
            <w:sz w:val="24"/>
            <w:szCs w:val="24"/>
            <w:shd w:val="clear" w:color="auto" w:fill="FFFFFF"/>
          </w:rPr>
          <w:delText xml:space="preserve"> hence they were left out from the </w:delText>
        </w:r>
        <w:r w:rsidR="00630D40" w:rsidDel="00927F43">
          <w:rPr>
            <w:rFonts w:ascii="Arial" w:hAnsi="Arial" w:cs="Arial"/>
            <w:color w:val="00B050"/>
            <w:sz w:val="24"/>
            <w:szCs w:val="24"/>
            <w:shd w:val="clear" w:color="auto" w:fill="FFFFFF"/>
          </w:rPr>
          <w:delText>map</w:delText>
        </w:r>
      </w:del>
      <w:r w:rsidRPr="00E727FE">
        <w:rPr>
          <w:rFonts w:ascii="Arial" w:hAnsi="Arial" w:cs="Arial"/>
          <w:color w:val="00B050"/>
          <w:sz w:val="24"/>
          <w:szCs w:val="24"/>
          <w:shd w:val="clear" w:color="auto" w:fill="FFFFFF"/>
        </w:rPr>
        <w:t>.</w:t>
      </w:r>
      <w:commentRangeStart w:id="675"/>
      <w:commentRangeStart w:id="676"/>
      <w:commentRangeEnd w:id="675"/>
      <w:r w:rsidR="00927F43">
        <w:rPr>
          <w:rStyle w:val="CommentReference"/>
        </w:rPr>
        <w:commentReference w:id="675"/>
      </w:r>
      <w:commentRangeEnd w:id="676"/>
      <w:r w:rsidR="001F3748">
        <w:rPr>
          <w:rStyle w:val="CommentReference"/>
        </w:rPr>
        <w:commentReference w:id="676"/>
      </w:r>
    </w:p>
    <w:p w14:paraId="5ACDE222"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L278 How you defined the temperate/subtropical area should be clearly stated here (and refer to Figure 3)</w:t>
      </w:r>
    </w:p>
    <w:p w14:paraId="139AC047" w14:textId="77777777" w:rsidR="00927F43" w:rsidRDefault="008346F9" w:rsidP="0016179E">
      <w:pPr>
        <w:spacing w:before="240" w:line="480" w:lineRule="auto"/>
        <w:jc w:val="both"/>
        <w:rPr>
          <w:ins w:id="677" w:author="Malgorzata Nakagawa-Lagisz" w:date="2024-07-10T11:11:00Z" w16du:dateUtc="2024-07-10T01:11:00Z"/>
          <w:rFonts w:ascii="Arial" w:hAnsi="Arial" w:cs="Arial"/>
          <w:color w:val="00B050"/>
          <w:sz w:val="24"/>
          <w:szCs w:val="24"/>
          <w:shd w:val="clear" w:color="auto" w:fill="FFFFFF"/>
        </w:rPr>
      </w:pPr>
      <w:r w:rsidRPr="009A0977">
        <w:rPr>
          <w:rFonts w:ascii="Arial" w:hAnsi="Arial" w:cs="Arial"/>
          <w:color w:val="00B050"/>
          <w:sz w:val="24"/>
          <w:szCs w:val="24"/>
          <w:shd w:val="clear" w:color="auto" w:fill="FFFFFF"/>
        </w:rPr>
        <w:t>Author Response</w:t>
      </w:r>
      <w:r w:rsidR="000A68F6" w:rsidRPr="009A0977">
        <w:rPr>
          <w:rFonts w:ascii="Arial" w:hAnsi="Arial" w:cs="Arial"/>
          <w:color w:val="00B050"/>
          <w:sz w:val="24"/>
          <w:szCs w:val="24"/>
          <w:shd w:val="clear" w:color="auto" w:fill="FFFFFF"/>
        </w:rPr>
        <w:t xml:space="preserve">: We have integrated the previous terminology section into this paragraph as the following: </w:t>
      </w:r>
    </w:p>
    <w:p w14:paraId="0D597AE6" w14:textId="776F08FA" w:rsidR="008346F9" w:rsidRPr="009A0977" w:rsidRDefault="00927F43" w:rsidP="0016179E">
      <w:pPr>
        <w:spacing w:before="240" w:line="480" w:lineRule="auto"/>
        <w:jc w:val="both"/>
        <w:rPr>
          <w:rFonts w:ascii="Arial" w:hAnsi="Arial" w:cs="Arial"/>
          <w:color w:val="00B050"/>
          <w:sz w:val="24"/>
          <w:szCs w:val="24"/>
          <w:shd w:val="clear" w:color="auto" w:fill="FFFFFF"/>
        </w:rPr>
      </w:pPr>
      <w:ins w:id="678" w:author="Malgorzata Nakagawa-Lagisz" w:date="2024-07-10T11:11:00Z" w16du:dateUtc="2024-07-10T01:11:00Z">
        <w:r>
          <w:rPr>
            <w:rFonts w:ascii="Arial" w:hAnsi="Arial" w:cs="Arial"/>
            <w:color w:val="00B050"/>
            <w:sz w:val="24"/>
            <w:szCs w:val="24"/>
          </w:rPr>
          <w:t xml:space="preserve">New line numbers </w:t>
        </w:r>
      </w:ins>
      <w:ins w:id="679" w:author="Man Lim Ho" w:date="2024-07-10T22:56:00Z" w16du:dateUtc="2024-07-10T12:56:00Z">
        <w:r w:rsidR="00D87478">
          <w:rPr>
            <w:rFonts w:ascii="Arial" w:hAnsi="Arial" w:cs="Arial"/>
            <w:color w:val="00B050"/>
            <w:sz w:val="24"/>
            <w:szCs w:val="24"/>
          </w:rPr>
          <w:t>278-281</w:t>
        </w:r>
      </w:ins>
      <w:ins w:id="680" w:author="Malgorzata Nakagawa-Lagisz" w:date="2024-07-10T11:11:00Z" w16du:dateUtc="2024-07-10T01:11:00Z">
        <w:del w:id="681" w:author="Man Lim Ho" w:date="2024-07-10T22:56:00Z" w16du:dateUtc="2024-07-10T12:56:00Z">
          <w:r w:rsidDel="00D87478">
            <w:rPr>
              <w:rFonts w:ascii="Arial" w:hAnsi="Arial" w:cs="Arial"/>
              <w:color w:val="00B050"/>
              <w:sz w:val="24"/>
              <w:szCs w:val="24"/>
            </w:rPr>
            <w:delText>XXX</w:delText>
          </w:r>
        </w:del>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9A0977" w:rsidRPr="009A0977">
        <w:rPr>
          <w:rFonts w:ascii="Arial" w:hAnsi="Arial" w:cs="Arial"/>
          <w:color w:val="00B050"/>
          <w:sz w:val="24"/>
          <w:szCs w:val="24"/>
          <w:shd w:val="clear" w:color="auto" w:fill="FFFFFF"/>
        </w:rPr>
        <w:t xml:space="preserve">“Subtropical and temperate coral systems and coral reefs are found in subtropical and temperate ecoregions respectively. In this systematic map, the subtropical and temperate ecoregions </w:t>
      </w:r>
      <w:del w:id="682" w:author="Man Lim Ho" w:date="2024-07-10T16:34:00Z" w16du:dateUtc="2024-07-10T06:34:00Z">
        <w:r w:rsidR="009A0977" w:rsidRPr="009A0977" w:rsidDel="00D05446">
          <w:rPr>
            <w:rFonts w:ascii="Arial" w:hAnsi="Arial" w:cs="Arial"/>
            <w:color w:val="00B050"/>
            <w:sz w:val="24"/>
            <w:szCs w:val="24"/>
            <w:shd w:val="clear" w:color="auto" w:fill="FFFFFF"/>
          </w:rPr>
          <w:delText xml:space="preserve">are </w:delText>
        </w:r>
      </w:del>
      <w:ins w:id="683" w:author="Man Lim Ho" w:date="2024-07-10T16:34:00Z" w16du:dateUtc="2024-07-10T06:34:00Z">
        <w:r w:rsidR="00D05446" w:rsidRPr="00D05446">
          <w:rPr>
            <w:rFonts w:ascii="Arial" w:hAnsi="Arial" w:cs="Arial"/>
            <w:color w:val="00B050"/>
            <w:sz w:val="24"/>
            <w:szCs w:val="24"/>
            <w:shd w:val="clear" w:color="auto" w:fill="FFFFFF"/>
          </w:rPr>
          <w:t xml:space="preserve">are defined as in Figure </w:t>
        </w:r>
      </w:ins>
      <w:ins w:id="684" w:author="Man Lim Ho" w:date="2024-07-10T22:55:00Z" w16du:dateUtc="2024-07-10T12:55:00Z">
        <w:r w:rsidR="00D87478">
          <w:rPr>
            <w:rFonts w:ascii="Arial" w:hAnsi="Arial" w:cs="Arial"/>
            <w:color w:val="00B050"/>
            <w:sz w:val="24"/>
            <w:szCs w:val="24"/>
            <w:shd w:val="clear" w:color="auto" w:fill="FFFFFF"/>
          </w:rPr>
          <w:t>2</w:t>
        </w:r>
      </w:ins>
      <w:ins w:id="685" w:author="Man Lim Ho" w:date="2024-07-10T16:34:00Z" w16du:dateUtc="2024-07-10T06:34:00Z">
        <w:r w:rsidR="00D05446" w:rsidRPr="00D05446">
          <w:rPr>
            <w:rFonts w:ascii="Arial" w:hAnsi="Arial" w:cs="Arial"/>
            <w:color w:val="00B050"/>
            <w:sz w:val="24"/>
            <w:szCs w:val="24"/>
            <w:shd w:val="clear" w:color="auto" w:fill="FFFFFF"/>
          </w:rPr>
          <w:t xml:space="preserve"> and Supplementary Table S</w:t>
        </w:r>
      </w:ins>
      <w:ins w:id="686" w:author="Man Lim Ho" w:date="2024-07-10T22:55:00Z" w16du:dateUtc="2024-07-10T12:55:00Z">
        <w:r w:rsidR="00D87478">
          <w:rPr>
            <w:rFonts w:ascii="Arial" w:hAnsi="Arial" w:cs="Arial"/>
            <w:color w:val="00B050"/>
            <w:sz w:val="24"/>
            <w:szCs w:val="24"/>
            <w:shd w:val="clear" w:color="auto" w:fill="FFFFFF"/>
          </w:rPr>
          <w:t>2</w:t>
        </w:r>
      </w:ins>
      <w:ins w:id="687" w:author="Man Lim Ho" w:date="2024-07-10T16:34:00Z" w16du:dateUtc="2024-07-10T06:34:00Z">
        <w:r w:rsidR="00D05446" w:rsidRPr="00D05446">
          <w:rPr>
            <w:rFonts w:ascii="Arial" w:hAnsi="Arial" w:cs="Arial"/>
            <w:color w:val="00B050"/>
            <w:sz w:val="24"/>
            <w:szCs w:val="24"/>
            <w:shd w:val="clear" w:color="auto" w:fill="FFFFFF"/>
          </w:rPr>
          <w:t xml:space="preserve"> (See appendix) (20,29);</w:t>
        </w:r>
      </w:ins>
      <w:del w:id="688" w:author="Man Lim Ho" w:date="2024-07-10T16:34:00Z" w16du:dateUtc="2024-07-10T06:34:00Z">
        <w:r w:rsidR="009A0977" w:rsidRPr="009A0977" w:rsidDel="00D05446">
          <w:rPr>
            <w:rFonts w:ascii="Arial" w:hAnsi="Arial" w:cs="Arial"/>
            <w:color w:val="00B050"/>
            <w:sz w:val="24"/>
            <w:szCs w:val="24"/>
            <w:shd w:val="clear" w:color="auto" w:fill="FFFFFF"/>
          </w:rPr>
          <w:delText>defined as in Figure 3 and Table S1 (</w:delText>
        </w:r>
      </w:del>
      <w:ins w:id="689" w:author="Malgorzata Nakagawa-Lagisz" w:date="2024-07-10T11:15:00Z" w16du:dateUtc="2024-07-10T01:15:00Z">
        <w:del w:id="690" w:author="Man Lim Ho" w:date="2024-07-10T16:34:00Z" w16du:dateUtc="2024-07-10T06:34:00Z">
          <w:r w:rsidR="00B12DD9" w:rsidDel="00D05446">
            <w:rPr>
              <w:rFonts w:ascii="Arial" w:hAnsi="Arial" w:cs="Arial"/>
              <w:color w:val="00B050"/>
              <w:sz w:val="24"/>
              <w:szCs w:val="24"/>
              <w:shd w:val="clear" w:color="auto" w:fill="FFFFFF"/>
            </w:rPr>
            <w:delText>s</w:delText>
          </w:r>
        </w:del>
      </w:ins>
      <w:del w:id="691" w:author="Man Lim Ho" w:date="2024-07-10T16:34:00Z" w16du:dateUtc="2024-07-10T06:34:00Z">
        <w:r w:rsidR="009A0977" w:rsidRPr="009A0977" w:rsidDel="00D05446">
          <w:rPr>
            <w:rFonts w:ascii="Arial" w:hAnsi="Arial" w:cs="Arial"/>
            <w:color w:val="00B050"/>
            <w:sz w:val="24"/>
            <w:szCs w:val="24"/>
            <w:shd w:val="clear" w:color="auto" w:fill="FFFFFF"/>
          </w:rPr>
          <w:delText xml:space="preserve">See </w:delText>
        </w:r>
      </w:del>
      <w:commentRangeStart w:id="692"/>
      <w:commentRangeStart w:id="693"/>
      <w:ins w:id="694" w:author="Malgorzata Nakagawa-Lagisz" w:date="2024-07-10T11:15:00Z" w16du:dateUtc="2024-07-10T01:15:00Z">
        <w:del w:id="695" w:author="Man Lim Ho" w:date="2024-07-10T16:34:00Z" w16du:dateUtc="2024-07-10T06:34:00Z">
          <w:r w:rsidR="00B12DD9" w:rsidDel="00D05446">
            <w:rPr>
              <w:rFonts w:ascii="Arial" w:hAnsi="Arial" w:cs="Arial"/>
              <w:color w:val="00B050"/>
              <w:sz w:val="24"/>
              <w:szCs w:val="24"/>
              <w:shd w:val="clear" w:color="auto" w:fill="FFFFFF"/>
            </w:rPr>
            <w:delText>A</w:delText>
          </w:r>
        </w:del>
      </w:ins>
      <w:del w:id="696" w:author="Man Lim Ho" w:date="2024-07-10T16:34:00Z" w16du:dateUtc="2024-07-10T06:34:00Z">
        <w:r w:rsidR="009A0977" w:rsidRPr="009A0977" w:rsidDel="00D05446">
          <w:rPr>
            <w:rFonts w:ascii="Arial" w:hAnsi="Arial" w:cs="Arial"/>
            <w:color w:val="00B050"/>
            <w:sz w:val="24"/>
            <w:szCs w:val="24"/>
            <w:shd w:val="clear" w:color="auto" w:fill="FFFFFF"/>
          </w:rPr>
          <w:delText>appendix</w:delText>
        </w:r>
        <w:commentRangeEnd w:id="692"/>
        <w:r w:rsidR="00B12DD9" w:rsidDel="00D05446">
          <w:rPr>
            <w:rStyle w:val="CommentReference"/>
          </w:rPr>
          <w:commentReference w:id="692"/>
        </w:r>
      </w:del>
      <w:commentRangeEnd w:id="693"/>
      <w:r w:rsidR="00743641">
        <w:rPr>
          <w:rStyle w:val="CommentReference"/>
        </w:rPr>
        <w:commentReference w:id="693"/>
      </w:r>
      <w:del w:id="697" w:author="Man Lim Ho" w:date="2024-07-10T16:34:00Z" w16du:dateUtc="2024-07-10T06:34:00Z">
        <w:r w:rsidR="009A0977" w:rsidRPr="009A0977" w:rsidDel="00D05446">
          <w:rPr>
            <w:rFonts w:ascii="Arial" w:hAnsi="Arial" w:cs="Arial"/>
            <w:color w:val="00B050"/>
            <w:sz w:val="24"/>
            <w:szCs w:val="24"/>
            <w:shd w:val="clear" w:color="auto" w:fill="FFFFFF"/>
          </w:rPr>
          <w:delText>);</w:delText>
        </w:r>
      </w:del>
      <w:r w:rsidR="009A0977" w:rsidRPr="009A0977">
        <w:rPr>
          <w:rFonts w:ascii="Arial" w:hAnsi="Arial" w:cs="Arial"/>
          <w:color w:val="00B050"/>
          <w:sz w:val="24"/>
          <w:szCs w:val="24"/>
          <w:shd w:val="clear" w:color="auto" w:fill="FFFFFF"/>
        </w:rPr>
        <w:t>”.</w:t>
      </w:r>
    </w:p>
    <w:p w14:paraId="1C171105"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L288-289 Does this mean that studies on both ocean acidification and warming have been excluded? Some experimental studies may have investigated acidification, warming, and their interaction, have these studies been excluded? Or have they been included and only the information relating to warming coded? For in situ studies, how can the effect of warming and acidification be disentangled?</w:t>
      </w:r>
    </w:p>
    <w:p w14:paraId="0A4B9E25" w14:textId="5389345B" w:rsidR="00290E52" w:rsidRPr="00726B3F" w:rsidRDefault="00DA3F6F" w:rsidP="0016179E">
      <w:pPr>
        <w:spacing w:before="240" w:line="480" w:lineRule="auto"/>
        <w:jc w:val="both"/>
        <w:rPr>
          <w:rFonts w:ascii="Arial" w:hAnsi="Arial" w:cs="Arial"/>
          <w:color w:val="00B050"/>
          <w:sz w:val="24"/>
          <w:szCs w:val="24"/>
          <w:shd w:val="clear" w:color="auto" w:fill="FFFFFF"/>
        </w:rPr>
      </w:pPr>
      <w:r w:rsidRPr="00726B3F">
        <w:rPr>
          <w:rFonts w:ascii="Arial" w:hAnsi="Arial" w:cs="Arial"/>
          <w:color w:val="00B050"/>
          <w:sz w:val="24"/>
          <w:szCs w:val="24"/>
          <w:shd w:val="clear" w:color="auto" w:fill="FFFFFF"/>
        </w:rPr>
        <w:t xml:space="preserve">Author Response: We have included studies that addressed both ocean acidification and ocean warming, however, we were only extracting the </w:t>
      </w:r>
      <w:r w:rsidR="00E518E9" w:rsidRPr="00726B3F">
        <w:rPr>
          <w:rFonts w:ascii="Arial" w:hAnsi="Arial" w:cs="Arial"/>
          <w:color w:val="00B050"/>
          <w:sz w:val="24"/>
          <w:szCs w:val="24"/>
          <w:shd w:val="clear" w:color="auto" w:fill="FFFFFF"/>
        </w:rPr>
        <w:t xml:space="preserve">effects of ocean warming </w:t>
      </w:r>
      <w:r w:rsidR="00E518E9" w:rsidRPr="00726B3F">
        <w:rPr>
          <w:rFonts w:ascii="Arial" w:hAnsi="Arial" w:cs="Arial"/>
          <w:color w:val="00B050"/>
          <w:sz w:val="24"/>
          <w:szCs w:val="24"/>
          <w:shd w:val="clear" w:color="auto" w:fill="FFFFFF"/>
        </w:rPr>
        <w:lastRenderedPageBreak/>
        <w:t xml:space="preserve">wherever appropriate. We acknowledge that there </w:t>
      </w:r>
      <w:del w:id="698" w:author="Malgorzata Nakagawa-Lagisz" w:date="2024-07-10T11:18:00Z" w16du:dateUtc="2024-07-10T01:18:00Z">
        <w:r w:rsidR="00E518E9" w:rsidRPr="00726B3F" w:rsidDel="00F50CDD">
          <w:rPr>
            <w:rFonts w:ascii="Arial" w:hAnsi="Arial" w:cs="Arial"/>
            <w:color w:val="00B050"/>
            <w:sz w:val="24"/>
            <w:szCs w:val="24"/>
            <w:shd w:val="clear" w:color="auto" w:fill="FFFFFF"/>
          </w:rPr>
          <w:delText xml:space="preserve">is </w:delText>
        </w:r>
      </w:del>
      <w:ins w:id="699" w:author="Malgorzata Nakagawa-Lagisz" w:date="2024-07-10T11:18:00Z" w16du:dateUtc="2024-07-10T01:18:00Z">
        <w:r w:rsidR="00F50CDD">
          <w:rPr>
            <w:rFonts w:ascii="Arial" w:hAnsi="Arial" w:cs="Arial"/>
            <w:color w:val="00B050"/>
            <w:sz w:val="24"/>
            <w:szCs w:val="24"/>
            <w:shd w:val="clear" w:color="auto" w:fill="FFFFFF"/>
          </w:rPr>
          <w:t>are</w:t>
        </w:r>
        <w:r w:rsidR="00F50CDD" w:rsidRPr="00726B3F">
          <w:rPr>
            <w:rFonts w:ascii="Arial" w:hAnsi="Arial" w:cs="Arial"/>
            <w:color w:val="00B050"/>
            <w:sz w:val="24"/>
            <w:szCs w:val="24"/>
            <w:shd w:val="clear" w:color="auto" w:fill="FFFFFF"/>
          </w:rPr>
          <w:t xml:space="preserve"> </w:t>
        </w:r>
      </w:ins>
      <w:r w:rsidR="00E518E9" w:rsidRPr="00726B3F">
        <w:rPr>
          <w:rFonts w:ascii="Arial" w:hAnsi="Arial" w:cs="Arial"/>
          <w:color w:val="00B050"/>
          <w:sz w:val="24"/>
          <w:szCs w:val="24"/>
          <w:shd w:val="clear" w:color="auto" w:fill="FFFFFF"/>
        </w:rPr>
        <w:t>shortcomings in the method of isolating ocean acidification</w:t>
      </w:r>
      <w:ins w:id="700" w:author="Malgorzata Nakagawa-Lagisz" w:date="2024-07-10T11:18:00Z" w16du:dateUtc="2024-07-10T01:18:00Z">
        <w:r w:rsidR="00F50CDD">
          <w:rPr>
            <w:rFonts w:ascii="Arial" w:hAnsi="Arial" w:cs="Arial"/>
            <w:color w:val="00B050"/>
            <w:sz w:val="24"/>
            <w:szCs w:val="24"/>
            <w:shd w:val="clear" w:color="auto" w:fill="FFFFFF"/>
          </w:rPr>
          <w:t xml:space="preserve"> in observational studies</w:t>
        </w:r>
      </w:ins>
      <w:r w:rsidR="00E518E9" w:rsidRPr="00726B3F">
        <w:rPr>
          <w:rFonts w:ascii="Arial" w:hAnsi="Arial" w:cs="Arial"/>
          <w:color w:val="00B050"/>
          <w:sz w:val="24"/>
          <w:szCs w:val="24"/>
          <w:shd w:val="clear" w:color="auto" w:fill="FFFFFF"/>
        </w:rPr>
        <w:t xml:space="preserve">, as the interactions may be entangled to a point where isolated observation of one effect may prove </w:t>
      </w:r>
      <w:r w:rsidR="003B35C5" w:rsidRPr="00726B3F">
        <w:rPr>
          <w:rFonts w:ascii="Arial" w:hAnsi="Arial" w:cs="Arial"/>
          <w:color w:val="00B050"/>
          <w:sz w:val="24"/>
          <w:szCs w:val="24"/>
          <w:shd w:val="clear" w:color="auto" w:fill="FFFFFF"/>
        </w:rPr>
        <w:t xml:space="preserve">inconsistent to the overall representation of the research data. For in-situ </w:t>
      </w:r>
      <w:ins w:id="701" w:author="Malgorzata Nakagawa-Lagisz" w:date="2024-07-10T11:18:00Z" w16du:dateUtc="2024-07-10T01:18:00Z">
        <w:r w:rsidR="00F50CDD">
          <w:rPr>
            <w:rFonts w:ascii="Arial" w:hAnsi="Arial" w:cs="Arial"/>
            <w:color w:val="00B050"/>
            <w:sz w:val="24"/>
            <w:szCs w:val="24"/>
            <w:shd w:val="clear" w:color="auto" w:fill="FFFFFF"/>
          </w:rPr>
          <w:t xml:space="preserve">experimental </w:t>
        </w:r>
      </w:ins>
      <w:r w:rsidR="003B35C5" w:rsidRPr="00726B3F">
        <w:rPr>
          <w:rFonts w:ascii="Arial" w:hAnsi="Arial" w:cs="Arial"/>
          <w:color w:val="00B050"/>
          <w:sz w:val="24"/>
          <w:szCs w:val="24"/>
          <w:shd w:val="clear" w:color="auto" w:fill="FFFFFF"/>
        </w:rPr>
        <w:t xml:space="preserve">studies, </w:t>
      </w:r>
      <w:r w:rsidR="001417C5" w:rsidRPr="00726B3F">
        <w:rPr>
          <w:rFonts w:ascii="Arial" w:hAnsi="Arial" w:cs="Arial"/>
          <w:color w:val="00B050"/>
          <w:sz w:val="24"/>
          <w:szCs w:val="24"/>
          <w:shd w:val="clear" w:color="auto" w:fill="FFFFFF"/>
        </w:rPr>
        <w:t xml:space="preserve">if the study focused on </w:t>
      </w:r>
      <w:r w:rsidR="00726B3F" w:rsidRPr="00726B3F">
        <w:rPr>
          <w:rFonts w:ascii="Arial" w:hAnsi="Arial" w:cs="Arial"/>
          <w:color w:val="00B050"/>
          <w:sz w:val="24"/>
          <w:szCs w:val="24"/>
          <w:shd w:val="clear" w:color="auto" w:fill="FFFFFF"/>
        </w:rPr>
        <w:t xml:space="preserve">interaction of ocean acidification and ocean warming, they were excluded from the map. However, if there </w:t>
      </w:r>
      <w:del w:id="702" w:author="Malgorzata Nakagawa-Lagisz" w:date="2024-07-10T11:19:00Z" w16du:dateUtc="2024-07-10T01:19:00Z">
        <w:r w:rsidR="00726B3F" w:rsidRPr="00726B3F" w:rsidDel="00F50CDD">
          <w:rPr>
            <w:rFonts w:ascii="Arial" w:hAnsi="Arial" w:cs="Arial"/>
            <w:color w:val="00B050"/>
            <w:sz w:val="24"/>
            <w:szCs w:val="24"/>
            <w:shd w:val="clear" w:color="auto" w:fill="FFFFFF"/>
          </w:rPr>
          <w:delText xml:space="preserve">are </w:delText>
        </w:r>
      </w:del>
      <w:ins w:id="703" w:author="Malgorzata Nakagawa-Lagisz" w:date="2024-07-10T11:19:00Z" w16du:dateUtc="2024-07-10T01:19:00Z">
        <w:r w:rsidR="00F50CDD">
          <w:rPr>
            <w:rFonts w:ascii="Arial" w:hAnsi="Arial" w:cs="Arial"/>
            <w:color w:val="00B050"/>
            <w:sz w:val="24"/>
            <w:szCs w:val="24"/>
            <w:shd w:val="clear" w:color="auto" w:fill="FFFFFF"/>
          </w:rPr>
          <w:t>were</w:t>
        </w:r>
        <w:r w:rsidR="00F50CDD" w:rsidRPr="00726B3F">
          <w:rPr>
            <w:rFonts w:ascii="Arial" w:hAnsi="Arial" w:cs="Arial"/>
            <w:color w:val="00B050"/>
            <w:sz w:val="24"/>
            <w:szCs w:val="24"/>
            <w:shd w:val="clear" w:color="auto" w:fill="FFFFFF"/>
          </w:rPr>
          <w:t xml:space="preserve"> </w:t>
        </w:r>
      </w:ins>
      <w:r w:rsidR="00726B3F" w:rsidRPr="00726B3F">
        <w:rPr>
          <w:rFonts w:ascii="Arial" w:hAnsi="Arial" w:cs="Arial"/>
          <w:color w:val="00B050"/>
          <w:sz w:val="24"/>
          <w:szCs w:val="24"/>
          <w:shd w:val="clear" w:color="auto" w:fill="FFFFFF"/>
        </w:rPr>
        <w:t>components where ocean warming was studied alone</w:t>
      </w:r>
      <w:r w:rsidR="00726B3F">
        <w:rPr>
          <w:rFonts w:ascii="Arial" w:hAnsi="Arial" w:cs="Arial"/>
          <w:color w:val="00B050"/>
          <w:sz w:val="24"/>
          <w:szCs w:val="24"/>
          <w:shd w:val="clear" w:color="auto" w:fill="FFFFFF"/>
        </w:rPr>
        <w:t xml:space="preserve"> while </w:t>
      </w:r>
      <w:r w:rsidR="007A0E3F">
        <w:rPr>
          <w:rFonts w:ascii="Arial" w:hAnsi="Arial" w:cs="Arial"/>
          <w:color w:val="00B050"/>
          <w:sz w:val="24"/>
          <w:szCs w:val="24"/>
          <w:shd w:val="clear" w:color="auto" w:fill="FFFFFF"/>
        </w:rPr>
        <w:t>other parameters were constant</w:t>
      </w:r>
      <w:r w:rsidR="00726B3F" w:rsidRPr="00726B3F">
        <w:rPr>
          <w:rFonts w:ascii="Arial" w:hAnsi="Arial" w:cs="Arial"/>
          <w:color w:val="00B050"/>
          <w:sz w:val="24"/>
          <w:szCs w:val="24"/>
          <w:shd w:val="clear" w:color="auto" w:fill="FFFFFF"/>
        </w:rPr>
        <w:t xml:space="preserve">, we </w:t>
      </w:r>
      <w:del w:id="704" w:author="Malgorzata Nakagawa-Lagisz" w:date="2024-07-10T11:19:00Z" w16du:dateUtc="2024-07-10T01:19:00Z">
        <w:r w:rsidR="00726B3F" w:rsidRPr="00726B3F" w:rsidDel="00F50CDD">
          <w:rPr>
            <w:rFonts w:ascii="Arial" w:hAnsi="Arial" w:cs="Arial"/>
            <w:color w:val="00B050"/>
            <w:sz w:val="24"/>
            <w:szCs w:val="24"/>
            <w:shd w:val="clear" w:color="auto" w:fill="FFFFFF"/>
          </w:rPr>
          <w:delText xml:space="preserve">would </w:delText>
        </w:r>
      </w:del>
      <w:r w:rsidR="00726B3F" w:rsidRPr="00726B3F">
        <w:rPr>
          <w:rFonts w:ascii="Arial" w:hAnsi="Arial" w:cs="Arial"/>
          <w:color w:val="00B050"/>
          <w:sz w:val="24"/>
          <w:szCs w:val="24"/>
          <w:shd w:val="clear" w:color="auto" w:fill="FFFFFF"/>
        </w:rPr>
        <w:t>include</w:t>
      </w:r>
      <w:ins w:id="705" w:author="Malgorzata Nakagawa-Lagisz" w:date="2024-07-10T11:19:00Z" w16du:dateUtc="2024-07-10T01:19:00Z">
        <w:r w:rsidR="00F50CDD">
          <w:rPr>
            <w:rFonts w:ascii="Arial" w:hAnsi="Arial" w:cs="Arial"/>
            <w:color w:val="00B050"/>
            <w:sz w:val="24"/>
            <w:szCs w:val="24"/>
            <w:shd w:val="clear" w:color="auto" w:fill="FFFFFF"/>
          </w:rPr>
          <w:t>d</w:t>
        </w:r>
      </w:ins>
      <w:r w:rsidR="00726B3F" w:rsidRPr="00726B3F">
        <w:rPr>
          <w:rFonts w:ascii="Arial" w:hAnsi="Arial" w:cs="Arial"/>
          <w:color w:val="00B050"/>
          <w:sz w:val="24"/>
          <w:szCs w:val="24"/>
          <w:shd w:val="clear" w:color="auto" w:fill="FFFFFF"/>
        </w:rPr>
        <w:t xml:space="preserve"> it into the systematic map.</w:t>
      </w:r>
    </w:p>
    <w:p w14:paraId="09BEEB56" w14:textId="77777777" w:rsid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L290 What about control/exposure experimental studies? Have they been excluded?</w:t>
      </w:r>
    </w:p>
    <w:p w14:paraId="3E1B7F15" w14:textId="75CF418C" w:rsidR="00927F43" w:rsidRDefault="003A17D6" w:rsidP="0016179E">
      <w:pPr>
        <w:spacing w:before="240" w:line="480" w:lineRule="auto"/>
        <w:jc w:val="both"/>
        <w:rPr>
          <w:ins w:id="706" w:author="Malgorzata Nakagawa-Lagisz" w:date="2024-07-10T11:11:00Z" w16du:dateUtc="2024-07-10T01:11:00Z"/>
          <w:rFonts w:ascii="Arial" w:hAnsi="Arial" w:cs="Arial"/>
          <w:color w:val="00B050"/>
          <w:sz w:val="24"/>
          <w:szCs w:val="24"/>
          <w:shd w:val="clear" w:color="auto" w:fill="FFFFFF"/>
        </w:rPr>
      </w:pPr>
      <w:r w:rsidRPr="00B47316">
        <w:rPr>
          <w:rFonts w:ascii="Arial" w:hAnsi="Arial" w:cs="Arial"/>
          <w:color w:val="00B050"/>
          <w:sz w:val="24"/>
          <w:szCs w:val="24"/>
          <w:shd w:val="clear" w:color="auto" w:fill="FFFFFF"/>
        </w:rPr>
        <w:t>Author</w:t>
      </w:r>
      <w:r w:rsidR="00B47316" w:rsidRPr="00B47316">
        <w:rPr>
          <w:rFonts w:ascii="Arial" w:hAnsi="Arial" w:cs="Arial"/>
          <w:color w:val="00B050"/>
          <w:sz w:val="24"/>
          <w:szCs w:val="24"/>
          <w:shd w:val="clear" w:color="auto" w:fill="FFFFFF"/>
        </w:rPr>
        <w:t xml:space="preserve"> Response</w:t>
      </w:r>
      <w:r w:rsidRPr="00B47316">
        <w:rPr>
          <w:rFonts w:ascii="Arial" w:hAnsi="Arial" w:cs="Arial"/>
          <w:color w:val="00B050"/>
          <w:sz w:val="24"/>
          <w:szCs w:val="24"/>
          <w:shd w:val="clear" w:color="auto" w:fill="FFFFFF"/>
        </w:rPr>
        <w:t xml:space="preserve">: </w:t>
      </w:r>
      <w:r w:rsidR="00B47316" w:rsidRPr="00B47316">
        <w:rPr>
          <w:rFonts w:ascii="Arial" w:hAnsi="Arial" w:cs="Arial"/>
          <w:color w:val="00B050"/>
          <w:sz w:val="24"/>
          <w:szCs w:val="24"/>
          <w:shd w:val="clear" w:color="auto" w:fill="FFFFFF"/>
        </w:rPr>
        <w:t xml:space="preserve">The control/exposure experimental studies are </w:t>
      </w:r>
      <w:del w:id="707" w:author="Man Lim Ho" w:date="2024-07-10T16:35:00Z" w16du:dateUtc="2024-07-10T06:35:00Z">
        <w:r w:rsidR="00630D40" w:rsidRPr="00B47316" w:rsidDel="00743641">
          <w:rPr>
            <w:rFonts w:ascii="Arial" w:hAnsi="Arial" w:cs="Arial"/>
            <w:color w:val="00B050"/>
            <w:sz w:val="24"/>
            <w:szCs w:val="24"/>
            <w:shd w:val="clear" w:color="auto" w:fill="FFFFFF"/>
          </w:rPr>
          <w:delText>included</w:delText>
        </w:r>
      </w:del>
      <w:ins w:id="708" w:author="Man Lim Ho" w:date="2024-07-10T16:35:00Z" w16du:dateUtc="2024-07-10T06:35:00Z">
        <w:r w:rsidR="00743641" w:rsidRPr="00B47316">
          <w:rPr>
            <w:rFonts w:ascii="Arial" w:hAnsi="Arial" w:cs="Arial"/>
            <w:color w:val="00B050"/>
            <w:sz w:val="24"/>
            <w:szCs w:val="24"/>
            <w:shd w:val="clear" w:color="auto" w:fill="FFFFFF"/>
          </w:rPr>
          <w:t>included,</w:t>
        </w:r>
      </w:ins>
      <w:r w:rsidR="00630D40" w:rsidRPr="00B47316">
        <w:rPr>
          <w:rFonts w:ascii="Arial" w:hAnsi="Arial" w:cs="Arial"/>
          <w:color w:val="00B050"/>
          <w:sz w:val="24"/>
          <w:szCs w:val="24"/>
          <w:shd w:val="clear" w:color="auto" w:fill="FFFFFF"/>
        </w:rPr>
        <w:t xml:space="preserve"> and</w:t>
      </w:r>
      <w:r w:rsidR="00B47316" w:rsidRPr="00B47316">
        <w:rPr>
          <w:rFonts w:ascii="Arial" w:hAnsi="Arial" w:cs="Arial"/>
          <w:color w:val="00B050"/>
          <w:sz w:val="24"/>
          <w:szCs w:val="24"/>
          <w:shd w:val="clear" w:color="auto" w:fill="FFFFFF"/>
        </w:rPr>
        <w:t xml:space="preserve"> </w:t>
      </w:r>
      <w:ins w:id="709" w:author="Malgorzata Nakagawa-Lagisz" w:date="2024-07-10T11:19:00Z" w16du:dateUtc="2024-07-10T01:19:00Z">
        <w:r w:rsidR="00F50CDD">
          <w:rPr>
            <w:rFonts w:ascii="Arial" w:hAnsi="Arial" w:cs="Arial"/>
            <w:color w:val="00B050"/>
            <w:sz w:val="24"/>
            <w:szCs w:val="24"/>
            <w:shd w:val="clear" w:color="auto" w:fill="FFFFFF"/>
          </w:rPr>
          <w:t xml:space="preserve">we clarified this </w:t>
        </w:r>
      </w:ins>
      <w:del w:id="710" w:author="Malgorzata Nakagawa-Lagisz" w:date="2024-07-10T11:19:00Z" w16du:dateUtc="2024-07-10T01:19:00Z">
        <w:r w:rsidR="00B47316" w:rsidRPr="00B47316" w:rsidDel="00F50CDD">
          <w:rPr>
            <w:rFonts w:ascii="Arial" w:hAnsi="Arial" w:cs="Arial"/>
            <w:color w:val="00B050"/>
            <w:sz w:val="24"/>
            <w:szCs w:val="24"/>
            <w:shd w:val="clear" w:color="auto" w:fill="FFFFFF"/>
          </w:rPr>
          <w:delText xml:space="preserve">has been amended </w:delText>
        </w:r>
      </w:del>
      <w:r w:rsidR="00B47316" w:rsidRPr="00B47316">
        <w:rPr>
          <w:rFonts w:ascii="Arial" w:hAnsi="Arial" w:cs="Arial"/>
          <w:color w:val="00B050"/>
          <w:sz w:val="24"/>
          <w:szCs w:val="24"/>
          <w:shd w:val="clear" w:color="auto" w:fill="FFFFFF"/>
        </w:rPr>
        <w:t xml:space="preserve">in the manuscript as </w:t>
      </w:r>
      <w:ins w:id="711" w:author="Malgorzata Nakagawa-Lagisz" w:date="2024-07-10T11:19:00Z" w16du:dateUtc="2024-07-10T01:19:00Z">
        <w:r w:rsidR="00F50CDD">
          <w:rPr>
            <w:rFonts w:ascii="Arial" w:hAnsi="Arial" w:cs="Arial"/>
            <w:color w:val="00B050"/>
            <w:sz w:val="24"/>
            <w:szCs w:val="24"/>
            <w:shd w:val="clear" w:color="auto" w:fill="FFFFFF"/>
          </w:rPr>
          <w:t>follows:</w:t>
        </w:r>
      </w:ins>
    </w:p>
    <w:p w14:paraId="78804912" w14:textId="03627B05" w:rsidR="00A318CE" w:rsidRDefault="00927F43" w:rsidP="0016179E">
      <w:pPr>
        <w:spacing w:before="240" w:line="480" w:lineRule="auto"/>
        <w:jc w:val="both"/>
        <w:rPr>
          <w:rFonts w:ascii="Arial" w:hAnsi="Arial" w:cs="Arial"/>
          <w:color w:val="00B050"/>
          <w:sz w:val="24"/>
          <w:szCs w:val="24"/>
          <w:shd w:val="clear" w:color="auto" w:fill="FFFFFF"/>
        </w:rPr>
      </w:pPr>
      <w:ins w:id="712" w:author="Malgorzata Nakagawa-Lagisz" w:date="2024-07-10T11:11:00Z" w16du:dateUtc="2024-07-10T01:11:00Z">
        <w:r>
          <w:rPr>
            <w:rFonts w:ascii="Arial" w:hAnsi="Arial" w:cs="Arial"/>
            <w:color w:val="00B050"/>
            <w:sz w:val="24"/>
            <w:szCs w:val="24"/>
          </w:rPr>
          <w:t xml:space="preserve">New line numbers </w:t>
        </w:r>
        <w:del w:id="713" w:author="Man Lim Ho" w:date="2024-07-10T22:56:00Z" w16du:dateUtc="2024-07-10T12:56:00Z">
          <w:r w:rsidDel="00171BCB">
            <w:rPr>
              <w:rFonts w:ascii="Arial" w:hAnsi="Arial" w:cs="Arial"/>
              <w:color w:val="00B050"/>
              <w:sz w:val="24"/>
              <w:szCs w:val="24"/>
            </w:rPr>
            <w:delText>XXX</w:delText>
          </w:r>
        </w:del>
      </w:ins>
      <w:ins w:id="714" w:author="Man Lim Ho" w:date="2024-07-10T22:56:00Z" w16du:dateUtc="2024-07-10T12:56:00Z">
        <w:r w:rsidR="00171BCB">
          <w:rPr>
            <w:rFonts w:ascii="Arial" w:hAnsi="Arial" w:cs="Arial"/>
            <w:color w:val="00B050"/>
            <w:sz w:val="24"/>
            <w:szCs w:val="24"/>
          </w:rPr>
          <w:t>305-306</w:t>
        </w:r>
      </w:ins>
      <w:ins w:id="715" w:author="Malgorzata Nakagawa-Lagisz" w:date="2024-07-10T11:11:00Z" w16du:dateUtc="2024-07-10T01:11: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B47316" w:rsidRPr="00B47316">
        <w:rPr>
          <w:rFonts w:ascii="Arial" w:hAnsi="Arial" w:cs="Arial"/>
          <w:color w:val="00B050"/>
          <w:sz w:val="24"/>
          <w:szCs w:val="24"/>
          <w:shd w:val="clear" w:color="auto" w:fill="FFFFFF"/>
        </w:rPr>
        <w:t>“</w:t>
      </w:r>
      <w:r w:rsidR="00E41B8D" w:rsidRPr="00E41B8D">
        <w:rPr>
          <w:rFonts w:ascii="Arial" w:hAnsi="Arial" w:cs="Arial"/>
          <w:color w:val="00B050"/>
          <w:sz w:val="24"/>
          <w:szCs w:val="24"/>
          <w:shd w:val="clear" w:color="auto" w:fill="FFFFFF"/>
        </w:rPr>
        <w:t>Comparator: Effects before and after recorded event/exposure. Control/exposure experimental studies are included</w:t>
      </w:r>
      <w:r w:rsidR="00E41B8D">
        <w:rPr>
          <w:rFonts w:ascii="Arial" w:hAnsi="Arial" w:cs="Arial"/>
          <w:color w:val="00B050"/>
          <w:sz w:val="24"/>
          <w:szCs w:val="24"/>
          <w:shd w:val="clear" w:color="auto" w:fill="FFFFFF"/>
        </w:rPr>
        <w:t>.</w:t>
      </w:r>
      <w:r w:rsidR="00B47316" w:rsidRPr="00B47316">
        <w:rPr>
          <w:rFonts w:ascii="Arial" w:hAnsi="Arial" w:cs="Arial"/>
          <w:color w:val="00B050"/>
          <w:sz w:val="24"/>
          <w:szCs w:val="24"/>
          <w:shd w:val="clear" w:color="auto" w:fill="FFFFFF"/>
        </w:rPr>
        <w:t>”</w:t>
      </w:r>
      <w:del w:id="716" w:author="Malgorzata Nakagawa-Lagisz" w:date="2024-07-10T11:20:00Z" w16du:dateUtc="2024-07-10T01:20:00Z">
        <w:r w:rsidR="003A17D6" w:rsidRPr="00B47316" w:rsidDel="00F50CDD">
          <w:rPr>
            <w:rFonts w:ascii="Arial" w:hAnsi="Arial" w:cs="Arial"/>
            <w:color w:val="00B050"/>
            <w:sz w:val="24"/>
            <w:szCs w:val="24"/>
            <w:shd w:val="clear" w:color="auto" w:fill="FFFFFF"/>
          </w:rPr>
          <w:delText>.</w:delText>
        </w:r>
      </w:del>
    </w:p>
    <w:p w14:paraId="374B05A6"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L291 To be included, must the article contain at least one outcome relating to coral species?</w:t>
      </w:r>
    </w:p>
    <w:p w14:paraId="0B03914C" w14:textId="5D2B8417" w:rsidR="0066478C" w:rsidRPr="002D7C72" w:rsidRDefault="0066478C" w:rsidP="0016179E">
      <w:pPr>
        <w:spacing w:before="240" w:line="480" w:lineRule="auto"/>
        <w:jc w:val="both"/>
        <w:rPr>
          <w:rFonts w:ascii="Arial" w:hAnsi="Arial" w:cs="Arial"/>
          <w:color w:val="00B050"/>
          <w:sz w:val="24"/>
          <w:szCs w:val="24"/>
          <w:shd w:val="clear" w:color="auto" w:fill="FFFFFF"/>
        </w:rPr>
      </w:pPr>
      <w:r w:rsidRPr="002D7C72">
        <w:rPr>
          <w:rFonts w:ascii="Arial" w:hAnsi="Arial" w:cs="Arial"/>
          <w:color w:val="00B050"/>
          <w:sz w:val="24"/>
          <w:szCs w:val="24"/>
          <w:shd w:val="clear" w:color="auto" w:fill="FFFFFF"/>
        </w:rPr>
        <w:t xml:space="preserve">Author Response: </w:t>
      </w:r>
      <w:r w:rsidR="002D7C72" w:rsidRPr="002D7C72">
        <w:rPr>
          <w:rFonts w:ascii="Arial" w:hAnsi="Arial" w:cs="Arial"/>
          <w:color w:val="00B050"/>
          <w:sz w:val="24"/>
          <w:szCs w:val="24"/>
          <w:shd w:val="clear" w:color="auto" w:fill="FFFFFF"/>
        </w:rPr>
        <w:t>Yes, to be included in this review, the article should contain at least one outcome relating to coral species.</w:t>
      </w:r>
    </w:p>
    <w:p w14:paraId="4A9D2609" w14:textId="54248779" w:rsidR="0016179E"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L291 It should be stated here that measured outcomes and predicted outcomes/predictions were included.</w:t>
      </w:r>
    </w:p>
    <w:p w14:paraId="7B2439ED" w14:textId="6F3AA480" w:rsidR="00927F43" w:rsidRDefault="00DC368D" w:rsidP="0016179E">
      <w:pPr>
        <w:spacing w:before="240" w:line="480" w:lineRule="auto"/>
        <w:jc w:val="both"/>
        <w:rPr>
          <w:ins w:id="717" w:author="Malgorzata Nakagawa-Lagisz" w:date="2024-07-10T11:11:00Z" w16du:dateUtc="2024-07-10T01:11:00Z"/>
          <w:rFonts w:ascii="Arial" w:hAnsi="Arial" w:cs="Arial"/>
          <w:color w:val="00B050"/>
          <w:sz w:val="24"/>
          <w:szCs w:val="24"/>
          <w:shd w:val="clear" w:color="auto" w:fill="FFFFFF"/>
        </w:rPr>
      </w:pPr>
      <w:r w:rsidRPr="00CD6224">
        <w:rPr>
          <w:rFonts w:ascii="Arial" w:hAnsi="Arial" w:cs="Arial"/>
          <w:color w:val="00B050"/>
          <w:sz w:val="24"/>
          <w:szCs w:val="24"/>
          <w:shd w:val="clear" w:color="auto" w:fill="FFFFFF"/>
        </w:rPr>
        <w:t>Author</w:t>
      </w:r>
      <w:r w:rsidR="00B47316">
        <w:rPr>
          <w:rFonts w:ascii="Arial" w:hAnsi="Arial" w:cs="Arial"/>
          <w:color w:val="00B050"/>
          <w:sz w:val="24"/>
          <w:szCs w:val="24"/>
          <w:shd w:val="clear" w:color="auto" w:fill="FFFFFF"/>
        </w:rPr>
        <w:t xml:space="preserve"> Response</w:t>
      </w:r>
      <w:r w:rsidRPr="00CD6224">
        <w:rPr>
          <w:rFonts w:ascii="Arial" w:hAnsi="Arial" w:cs="Arial"/>
          <w:color w:val="00B050"/>
          <w:sz w:val="24"/>
          <w:szCs w:val="24"/>
          <w:shd w:val="clear" w:color="auto" w:fill="FFFFFF"/>
        </w:rPr>
        <w:t xml:space="preserve">: </w:t>
      </w:r>
      <w:r w:rsidR="00744643">
        <w:rPr>
          <w:rFonts w:ascii="Arial" w:hAnsi="Arial" w:cs="Arial"/>
          <w:color w:val="00B050"/>
          <w:sz w:val="24"/>
          <w:szCs w:val="24"/>
          <w:shd w:val="clear" w:color="auto" w:fill="FFFFFF"/>
        </w:rPr>
        <w:t xml:space="preserve">We agree with the correction, </w:t>
      </w:r>
      <w:r w:rsidR="00FE5F10">
        <w:rPr>
          <w:rFonts w:ascii="Arial" w:hAnsi="Arial" w:cs="Arial"/>
          <w:color w:val="00B050"/>
          <w:sz w:val="24"/>
          <w:szCs w:val="24"/>
          <w:shd w:val="clear" w:color="auto" w:fill="FFFFFF"/>
        </w:rPr>
        <w:t>and we added the bullet point</w:t>
      </w:r>
      <w:r w:rsidR="00744643">
        <w:rPr>
          <w:rFonts w:ascii="Arial" w:hAnsi="Arial" w:cs="Arial"/>
          <w:color w:val="00B050"/>
          <w:sz w:val="24"/>
          <w:szCs w:val="24"/>
          <w:shd w:val="clear" w:color="auto" w:fill="FFFFFF"/>
        </w:rPr>
        <w:t xml:space="preserve"> </w:t>
      </w:r>
      <w:ins w:id="718" w:author="Malgorzata Nakagawa-Lagisz" w:date="2024-07-10T11:11:00Z" w16du:dateUtc="2024-07-10T01:11:00Z">
        <w:r w:rsidR="00927F43">
          <w:rPr>
            <w:rFonts w:ascii="Arial" w:hAnsi="Arial" w:cs="Arial"/>
            <w:color w:val="00B050"/>
            <w:sz w:val="24"/>
            <w:szCs w:val="24"/>
            <w:shd w:val="clear" w:color="auto" w:fill="FFFFFF"/>
          </w:rPr>
          <w:t>as follows:</w:t>
        </w:r>
      </w:ins>
    </w:p>
    <w:p w14:paraId="4F60D948" w14:textId="2E0D311E" w:rsidR="00A318CE" w:rsidRDefault="00927F43" w:rsidP="0016179E">
      <w:pPr>
        <w:spacing w:before="240" w:line="480" w:lineRule="auto"/>
        <w:jc w:val="both"/>
        <w:rPr>
          <w:rFonts w:ascii="Arial" w:hAnsi="Arial" w:cs="Arial"/>
          <w:color w:val="00B050"/>
          <w:sz w:val="24"/>
          <w:szCs w:val="24"/>
          <w:shd w:val="clear" w:color="auto" w:fill="FFFFFF"/>
        </w:rPr>
      </w:pPr>
      <w:ins w:id="719" w:author="Malgorzata Nakagawa-Lagisz" w:date="2024-07-10T11:11:00Z" w16du:dateUtc="2024-07-10T01:11:00Z">
        <w:r>
          <w:rPr>
            <w:rFonts w:ascii="Arial" w:hAnsi="Arial" w:cs="Arial"/>
            <w:color w:val="00B050"/>
            <w:sz w:val="24"/>
            <w:szCs w:val="24"/>
          </w:rPr>
          <w:lastRenderedPageBreak/>
          <w:t>New line number</w:t>
        </w:r>
        <w:del w:id="720" w:author="Man Lim Ho" w:date="2024-07-10T22:56:00Z" w16du:dateUtc="2024-07-10T12:56:00Z">
          <w:r w:rsidDel="00977578">
            <w:rPr>
              <w:rFonts w:ascii="Arial" w:hAnsi="Arial" w:cs="Arial"/>
              <w:color w:val="00B050"/>
              <w:sz w:val="24"/>
              <w:szCs w:val="24"/>
            </w:rPr>
            <w:delText>s</w:delText>
          </w:r>
        </w:del>
        <w:r>
          <w:rPr>
            <w:rFonts w:ascii="Arial" w:hAnsi="Arial" w:cs="Arial"/>
            <w:color w:val="00B050"/>
            <w:sz w:val="24"/>
            <w:szCs w:val="24"/>
          </w:rPr>
          <w:t xml:space="preserve"> </w:t>
        </w:r>
        <w:del w:id="721" w:author="Man Lim Ho" w:date="2024-07-10T22:56:00Z" w16du:dateUtc="2024-07-10T12:56:00Z">
          <w:r w:rsidDel="00977578">
            <w:rPr>
              <w:rFonts w:ascii="Arial" w:hAnsi="Arial" w:cs="Arial"/>
              <w:color w:val="00B050"/>
              <w:sz w:val="24"/>
              <w:szCs w:val="24"/>
            </w:rPr>
            <w:delText>XXX</w:delText>
          </w:r>
        </w:del>
      </w:ins>
      <w:ins w:id="722" w:author="Man Lim Ho" w:date="2024-07-10T22:56:00Z" w16du:dateUtc="2024-07-10T12:56:00Z">
        <w:r w:rsidR="00977578">
          <w:rPr>
            <w:rFonts w:ascii="Arial" w:hAnsi="Arial" w:cs="Arial"/>
            <w:color w:val="00B050"/>
            <w:sz w:val="24"/>
            <w:szCs w:val="24"/>
          </w:rPr>
          <w:t>314</w:t>
        </w:r>
      </w:ins>
      <w:ins w:id="723" w:author="Malgorzata Nakagawa-Lagisz" w:date="2024-07-10T11:11:00Z" w16du:dateUtc="2024-07-10T01:11: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744643">
        <w:rPr>
          <w:rFonts w:ascii="Arial" w:hAnsi="Arial" w:cs="Arial"/>
          <w:color w:val="00B050"/>
          <w:sz w:val="24"/>
          <w:szCs w:val="24"/>
          <w:shd w:val="clear" w:color="auto" w:fill="FFFFFF"/>
        </w:rPr>
        <w:t>“</w:t>
      </w:r>
      <w:r w:rsidR="00FE5F10" w:rsidRPr="00FE5F10">
        <w:rPr>
          <w:rFonts w:ascii="Arial" w:hAnsi="Arial" w:cs="Arial"/>
          <w:color w:val="00B050"/>
          <w:sz w:val="24"/>
          <w:szCs w:val="24"/>
          <w:shd w:val="clear" w:color="auto" w:fill="FFFFFF"/>
        </w:rPr>
        <w:t>Measured outcomes, predicted outcomes and predictions were included.</w:t>
      </w:r>
      <w:r w:rsidR="00744643">
        <w:rPr>
          <w:rFonts w:ascii="Arial" w:hAnsi="Arial" w:cs="Arial"/>
          <w:color w:val="00B050"/>
          <w:sz w:val="24"/>
          <w:szCs w:val="24"/>
          <w:shd w:val="clear" w:color="auto" w:fill="FFFFFF"/>
        </w:rPr>
        <w:t>”</w:t>
      </w:r>
      <w:r w:rsidR="00DC368D" w:rsidRPr="00CD6224">
        <w:rPr>
          <w:rFonts w:ascii="Arial" w:hAnsi="Arial" w:cs="Arial"/>
          <w:color w:val="00B050"/>
          <w:sz w:val="24"/>
          <w:szCs w:val="24"/>
          <w:shd w:val="clear" w:color="auto" w:fill="FFFFFF"/>
        </w:rPr>
        <w:t>.</w:t>
      </w:r>
    </w:p>
    <w:p w14:paraId="35F323D8"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In the protocol other eligibility criteria were presented (study type) and should be detailed here as well.</w:t>
      </w:r>
    </w:p>
    <w:p w14:paraId="20224366" w14:textId="77777777" w:rsidR="00840592" w:rsidRDefault="0094691A" w:rsidP="0016179E">
      <w:pPr>
        <w:spacing w:before="240" w:line="480" w:lineRule="auto"/>
        <w:jc w:val="both"/>
        <w:rPr>
          <w:ins w:id="724" w:author="Man Lim Ho" w:date="2024-07-10T21:27:00Z" w16du:dateUtc="2024-07-10T11:27:00Z"/>
          <w:rFonts w:ascii="Arial" w:hAnsi="Arial" w:cs="Arial"/>
          <w:color w:val="00B050"/>
          <w:sz w:val="24"/>
          <w:szCs w:val="24"/>
          <w:shd w:val="clear" w:color="auto" w:fill="FFFFFF"/>
        </w:rPr>
      </w:pPr>
      <w:r w:rsidRPr="00580373">
        <w:rPr>
          <w:rFonts w:ascii="Arial" w:hAnsi="Arial" w:cs="Arial"/>
          <w:color w:val="00B050"/>
          <w:sz w:val="24"/>
          <w:szCs w:val="24"/>
          <w:shd w:val="clear" w:color="auto" w:fill="FFFFFF"/>
        </w:rPr>
        <w:t>Author Response:</w:t>
      </w:r>
      <w:r w:rsidR="00E24AE1" w:rsidRPr="00580373">
        <w:rPr>
          <w:rFonts w:ascii="Arial" w:hAnsi="Arial" w:cs="Arial"/>
          <w:color w:val="00B050"/>
          <w:sz w:val="24"/>
          <w:szCs w:val="24"/>
          <w:shd w:val="clear" w:color="auto" w:fill="FFFFFF"/>
        </w:rPr>
        <w:t xml:space="preserve"> </w:t>
      </w:r>
      <w:commentRangeStart w:id="725"/>
      <w:commentRangeStart w:id="726"/>
      <w:del w:id="727" w:author="Man Lim Ho" w:date="2024-07-10T21:26:00Z" w16du:dateUtc="2024-07-10T11:26:00Z">
        <w:r w:rsidR="00E24AE1" w:rsidRPr="00580373" w:rsidDel="00C026D1">
          <w:rPr>
            <w:rFonts w:ascii="Arial" w:hAnsi="Arial" w:cs="Arial"/>
            <w:color w:val="00B050"/>
            <w:sz w:val="24"/>
            <w:szCs w:val="24"/>
            <w:shd w:val="clear" w:color="auto" w:fill="FFFFFF"/>
          </w:rPr>
          <w:delText xml:space="preserve">For the purpose of reporting, we have summarised the study type to “observational” and “experimental” as these are the categories that the studies fell into. We have used this for </w:delText>
        </w:r>
        <w:r w:rsidR="005B6AD1" w:rsidRPr="00580373" w:rsidDel="00C026D1">
          <w:rPr>
            <w:rFonts w:ascii="Arial" w:hAnsi="Arial" w:cs="Arial"/>
            <w:color w:val="00B050"/>
            <w:sz w:val="24"/>
            <w:szCs w:val="24"/>
            <w:shd w:val="clear" w:color="auto" w:fill="FFFFFF"/>
          </w:rPr>
          <w:delText>representation of the general nature of the studies included in this systematic map.</w:delText>
        </w:r>
      </w:del>
      <w:ins w:id="728" w:author="Man Lim Ho" w:date="2024-07-10T21:26:00Z" w16du:dateUtc="2024-07-10T11:26:00Z">
        <w:r w:rsidR="00C026D1">
          <w:rPr>
            <w:rFonts w:ascii="Arial" w:hAnsi="Arial" w:cs="Arial"/>
            <w:color w:val="00B050"/>
            <w:sz w:val="24"/>
            <w:szCs w:val="24"/>
            <w:shd w:val="clear" w:color="auto" w:fill="FFFFFF"/>
          </w:rPr>
          <w:t>W</w:t>
        </w:r>
      </w:ins>
      <w:ins w:id="729" w:author="Man Lim Ho" w:date="2024-07-10T21:27:00Z" w16du:dateUtc="2024-07-10T11:27:00Z">
        <w:r w:rsidR="00C026D1">
          <w:rPr>
            <w:rFonts w:ascii="Arial" w:hAnsi="Arial" w:cs="Arial"/>
            <w:color w:val="00B050"/>
            <w:sz w:val="24"/>
            <w:szCs w:val="24"/>
            <w:shd w:val="clear" w:color="auto" w:fill="FFFFFF"/>
          </w:rPr>
          <w:t>e have added the other eligibility criteria to the manuscript</w:t>
        </w:r>
        <w:r w:rsidR="00840592">
          <w:rPr>
            <w:rFonts w:ascii="Arial" w:hAnsi="Arial" w:cs="Arial"/>
            <w:color w:val="00B050"/>
            <w:sz w:val="24"/>
            <w:szCs w:val="24"/>
            <w:shd w:val="clear" w:color="auto" w:fill="FFFFFF"/>
          </w:rPr>
          <w:t xml:space="preserve"> as follows:</w:t>
        </w:r>
      </w:ins>
    </w:p>
    <w:p w14:paraId="0D888772" w14:textId="014410B1" w:rsidR="00242B67" w:rsidRPr="00242B67" w:rsidRDefault="00840592" w:rsidP="00242B67">
      <w:pPr>
        <w:spacing w:before="240" w:line="480" w:lineRule="auto"/>
        <w:jc w:val="both"/>
        <w:rPr>
          <w:ins w:id="730" w:author="Man Lim Ho" w:date="2024-07-10T21:27:00Z" w16du:dateUtc="2024-07-10T11:27:00Z"/>
          <w:rFonts w:ascii="Arial" w:hAnsi="Arial" w:cs="Arial"/>
          <w:color w:val="00B050"/>
          <w:sz w:val="24"/>
          <w:szCs w:val="24"/>
          <w:shd w:val="clear" w:color="auto" w:fill="FFFFFF"/>
        </w:rPr>
      </w:pPr>
      <w:ins w:id="731" w:author="Man Lim Ho" w:date="2024-07-10T21:27:00Z" w16du:dateUtc="2024-07-10T11:27:00Z">
        <w:r>
          <w:rPr>
            <w:rFonts w:ascii="Arial" w:hAnsi="Arial" w:cs="Arial"/>
            <w:color w:val="00B050"/>
            <w:sz w:val="24"/>
            <w:szCs w:val="24"/>
            <w:shd w:val="clear" w:color="auto" w:fill="FFFFFF"/>
          </w:rPr>
          <w:t xml:space="preserve">New line numbers </w:t>
        </w:r>
      </w:ins>
      <w:ins w:id="732" w:author="Man Lim Ho" w:date="2024-07-10T22:57:00Z" w16du:dateUtc="2024-07-10T12:57:00Z">
        <w:r w:rsidR="00A52A78">
          <w:rPr>
            <w:rFonts w:ascii="Arial" w:hAnsi="Arial" w:cs="Arial"/>
            <w:color w:val="00B050"/>
            <w:sz w:val="24"/>
            <w:szCs w:val="24"/>
            <w:shd w:val="clear" w:color="auto" w:fill="FFFFFF"/>
          </w:rPr>
          <w:t>315-319</w:t>
        </w:r>
      </w:ins>
      <w:ins w:id="733" w:author="Man Lim Ho" w:date="2024-07-10T21:27:00Z" w16du:dateUtc="2024-07-10T11:27:00Z">
        <w:r>
          <w:rPr>
            <w:rFonts w:ascii="Arial" w:hAnsi="Arial" w:cs="Arial"/>
            <w:color w:val="00B050"/>
            <w:sz w:val="24"/>
            <w:szCs w:val="24"/>
            <w:shd w:val="clear" w:color="auto" w:fill="FFFFFF"/>
          </w:rPr>
          <w:t>: “</w:t>
        </w:r>
        <w:r w:rsidR="00242B67" w:rsidRPr="00242B67">
          <w:rPr>
            <w:rFonts w:ascii="Arial" w:hAnsi="Arial" w:cs="Arial"/>
            <w:color w:val="00B050"/>
            <w:sz w:val="24"/>
            <w:szCs w:val="24"/>
            <w:shd w:val="clear" w:color="auto" w:fill="FFFFFF"/>
          </w:rPr>
          <w:t>Other Eligibility Criteria</w:t>
        </w:r>
      </w:ins>
    </w:p>
    <w:p w14:paraId="49C0D709" w14:textId="77777777" w:rsidR="00242B67" w:rsidRPr="00242B67" w:rsidRDefault="00242B67" w:rsidP="00242B67">
      <w:pPr>
        <w:spacing w:before="240" w:line="480" w:lineRule="auto"/>
        <w:jc w:val="both"/>
        <w:rPr>
          <w:ins w:id="734" w:author="Man Lim Ho" w:date="2024-07-10T21:27:00Z" w16du:dateUtc="2024-07-10T11:27:00Z"/>
          <w:rFonts w:ascii="Arial" w:hAnsi="Arial" w:cs="Arial"/>
          <w:color w:val="00B050"/>
          <w:sz w:val="24"/>
          <w:szCs w:val="24"/>
          <w:shd w:val="clear" w:color="auto" w:fill="FFFFFF"/>
        </w:rPr>
      </w:pPr>
      <w:ins w:id="735" w:author="Man Lim Ho" w:date="2024-07-10T21:27:00Z" w16du:dateUtc="2024-07-10T11:27:00Z">
        <w:r w:rsidRPr="00242B67">
          <w:rPr>
            <w:rFonts w:ascii="Arial" w:hAnsi="Arial" w:cs="Arial"/>
            <w:color w:val="00B050"/>
            <w:sz w:val="24"/>
            <w:szCs w:val="24"/>
            <w:shd w:val="clear" w:color="auto" w:fill="FFFFFF"/>
          </w:rPr>
          <w:t>-</w:t>
        </w:r>
        <w:r w:rsidRPr="00242B67">
          <w:rPr>
            <w:rFonts w:ascii="Arial" w:hAnsi="Arial" w:cs="Arial"/>
            <w:color w:val="00B050"/>
            <w:sz w:val="24"/>
            <w:szCs w:val="24"/>
            <w:shd w:val="clear" w:color="auto" w:fill="FFFFFF"/>
          </w:rPr>
          <w:tab/>
          <w:t>Study type: Studies that include original empirical data was included. Theoretical papers were excluded from the study.</w:t>
        </w:r>
      </w:ins>
    </w:p>
    <w:p w14:paraId="06065E12" w14:textId="77777777" w:rsidR="00242B67" w:rsidRPr="00242B67" w:rsidRDefault="00242B67" w:rsidP="00242B67">
      <w:pPr>
        <w:spacing w:before="240" w:line="480" w:lineRule="auto"/>
        <w:jc w:val="both"/>
        <w:rPr>
          <w:ins w:id="736" w:author="Man Lim Ho" w:date="2024-07-10T21:27:00Z" w16du:dateUtc="2024-07-10T11:27:00Z"/>
          <w:rFonts w:ascii="Arial" w:hAnsi="Arial" w:cs="Arial"/>
          <w:color w:val="00B050"/>
          <w:sz w:val="24"/>
          <w:szCs w:val="24"/>
          <w:shd w:val="clear" w:color="auto" w:fill="FFFFFF"/>
        </w:rPr>
      </w:pPr>
      <w:ins w:id="737" w:author="Man Lim Ho" w:date="2024-07-10T21:27:00Z" w16du:dateUtc="2024-07-10T11:27:00Z">
        <w:r w:rsidRPr="00242B67">
          <w:rPr>
            <w:rFonts w:ascii="Arial" w:hAnsi="Arial" w:cs="Arial"/>
            <w:color w:val="00B050"/>
            <w:sz w:val="24"/>
            <w:szCs w:val="24"/>
            <w:shd w:val="clear" w:color="auto" w:fill="FFFFFF"/>
          </w:rPr>
          <w:t>-</w:t>
        </w:r>
        <w:r w:rsidRPr="00242B67">
          <w:rPr>
            <w:rFonts w:ascii="Arial" w:hAnsi="Arial" w:cs="Arial"/>
            <w:color w:val="00B050"/>
            <w:sz w:val="24"/>
            <w:szCs w:val="24"/>
            <w:shd w:val="clear" w:color="auto" w:fill="FFFFFF"/>
          </w:rPr>
          <w:tab/>
          <w:t>Duplicated data (data that was reported in other publications) were excluded.</w:t>
        </w:r>
      </w:ins>
    </w:p>
    <w:p w14:paraId="08CAF2A1" w14:textId="3D539E4C" w:rsidR="0094691A" w:rsidRPr="00580373" w:rsidRDefault="00242B67" w:rsidP="00242B67">
      <w:pPr>
        <w:spacing w:before="240" w:line="480" w:lineRule="auto"/>
        <w:jc w:val="both"/>
        <w:rPr>
          <w:rFonts w:ascii="Arial" w:hAnsi="Arial" w:cs="Arial"/>
          <w:color w:val="00B050"/>
          <w:sz w:val="24"/>
          <w:szCs w:val="24"/>
          <w:shd w:val="clear" w:color="auto" w:fill="FFFFFF"/>
        </w:rPr>
      </w:pPr>
      <w:ins w:id="738" w:author="Man Lim Ho" w:date="2024-07-10T21:27:00Z" w16du:dateUtc="2024-07-10T11:27:00Z">
        <w:r w:rsidRPr="00242B67">
          <w:rPr>
            <w:rFonts w:ascii="Arial" w:hAnsi="Arial" w:cs="Arial"/>
            <w:color w:val="00B050"/>
            <w:sz w:val="24"/>
            <w:szCs w:val="24"/>
            <w:shd w:val="clear" w:color="auto" w:fill="FFFFFF"/>
          </w:rPr>
          <w:t>-</w:t>
        </w:r>
        <w:r w:rsidRPr="00242B67">
          <w:rPr>
            <w:rFonts w:ascii="Arial" w:hAnsi="Arial" w:cs="Arial"/>
            <w:color w:val="00B050"/>
            <w:sz w:val="24"/>
            <w:szCs w:val="24"/>
            <w:shd w:val="clear" w:color="auto" w:fill="FFFFFF"/>
          </w:rPr>
          <w:tab/>
          <w:t>Reasons for exclusion of articles were listed in Supplementary Table XX.</w:t>
        </w:r>
        <w:r w:rsidR="00840592">
          <w:rPr>
            <w:rFonts w:ascii="Arial" w:hAnsi="Arial" w:cs="Arial"/>
            <w:color w:val="00B050"/>
            <w:sz w:val="24"/>
            <w:szCs w:val="24"/>
            <w:shd w:val="clear" w:color="auto" w:fill="FFFFFF"/>
          </w:rPr>
          <w:t>”</w:t>
        </w:r>
      </w:ins>
      <w:del w:id="739" w:author="Man Lim Ho" w:date="2024-07-10T21:27:00Z" w16du:dateUtc="2024-07-10T11:27:00Z">
        <w:r w:rsidR="005B6AD1" w:rsidRPr="00580373" w:rsidDel="00840592">
          <w:rPr>
            <w:rFonts w:ascii="Arial" w:hAnsi="Arial" w:cs="Arial"/>
            <w:color w:val="00B050"/>
            <w:sz w:val="24"/>
            <w:szCs w:val="24"/>
            <w:shd w:val="clear" w:color="auto" w:fill="FFFFFF"/>
          </w:rPr>
          <w:delText xml:space="preserve"> </w:delText>
        </w:r>
        <w:commentRangeEnd w:id="725"/>
        <w:r w:rsidR="000A2239" w:rsidDel="00840592">
          <w:rPr>
            <w:rStyle w:val="CommentReference"/>
          </w:rPr>
          <w:commentReference w:id="725"/>
        </w:r>
      </w:del>
      <w:commentRangeEnd w:id="726"/>
      <w:r w:rsidR="00B6126D">
        <w:rPr>
          <w:rStyle w:val="CommentReference"/>
        </w:rPr>
        <w:commentReference w:id="726"/>
      </w:r>
      <w:del w:id="740" w:author="Man Lim Ho" w:date="2024-07-10T21:27:00Z" w16du:dateUtc="2024-07-10T11:27:00Z">
        <w:r w:rsidR="005B6AD1" w:rsidRPr="00580373" w:rsidDel="00840592">
          <w:rPr>
            <w:rFonts w:ascii="Arial" w:hAnsi="Arial" w:cs="Arial"/>
            <w:color w:val="00B050"/>
            <w:sz w:val="24"/>
            <w:szCs w:val="24"/>
            <w:shd w:val="clear" w:color="auto" w:fill="FFFFFF"/>
          </w:rPr>
          <w:delText xml:space="preserve">We believe this is </w:delText>
        </w:r>
        <w:r w:rsidR="00580373" w:rsidRPr="00580373" w:rsidDel="00840592">
          <w:rPr>
            <w:rFonts w:ascii="Arial" w:hAnsi="Arial" w:cs="Arial"/>
            <w:color w:val="00B050"/>
            <w:sz w:val="24"/>
            <w:szCs w:val="24"/>
            <w:shd w:val="clear" w:color="auto" w:fill="FFFFFF"/>
          </w:rPr>
          <w:delText>adequate to give the user a sense of the nature of the studies included.</w:delText>
        </w:r>
      </w:del>
    </w:p>
    <w:p w14:paraId="5F828299"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L299-301 Contrary to the protocol and what is stated here, the reasons for exclusion at full-text screening have not been provided (all the articles are mentioned as being out of scope in the flow diagram, but without detailing the reason).</w:t>
      </w:r>
    </w:p>
    <w:p w14:paraId="44B421A7" w14:textId="6081E01C" w:rsidR="00AA3972" w:rsidRPr="00253079" w:rsidRDefault="00AA3972" w:rsidP="0016179E">
      <w:pPr>
        <w:spacing w:before="240" w:line="480" w:lineRule="auto"/>
        <w:jc w:val="both"/>
        <w:rPr>
          <w:rFonts w:ascii="Arial" w:hAnsi="Arial" w:cs="Arial"/>
          <w:color w:val="00B050"/>
          <w:sz w:val="24"/>
          <w:szCs w:val="24"/>
          <w:shd w:val="clear" w:color="auto" w:fill="FFFFFF"/>
        </w:rPr>
      </w:pPr>
      <w:r w:rsidRPr="00253079">
        <w:rPr>
          <w:rFonts w:ascii="Arial" w:hAnsi="Arial" w:cs="Arial"/>
          <w:color w:val="00B050"/>
          <w:sz w:val="24"/>
          <w:szCs w:val="24"/>
          <w:shd w:val="clear" w:color="auto" w:fill="FFFFFF"/>
        </w:rPr>
        <w:t xml:space="preserve">Author Response: </w:t>
      </w:r>
      <w:r w:rsidR="00D30282" w:rsidRPr="00253079">
        <w:rPr>
          <w:rFonts w:ascii="Arial" w:hAnsi="Arial" w:cs="Arial"/>
          <w:color w:val="00B050"/>
          <w:sz w:val="24"/>
          <w:szCs w:val="24"/>
          <w:shd w:val="clear" w:color="auto" w:fill="FFFFFF"/>
        </w:rPr>
        <w:t xml:space="preserve">We have added </w:t>
      </w:r>
      <w:commentRangeStart w:id="741"/>
      <w:commentRangeStart w:id="742"/>
      <w:del w:id="743" w:author="Malgorzata Nakagawa-Lagisz" w:date="2024-07-10T12:40:00Z" w16du:dateUtc="2024-07-10T02:40:00Z">
        <w:r w:rsidR="00D30282" w:rsidRPr="00253079" w:rsidDel="000A2239">
          <w:rPr>
            <w:rFonts w:ascii="Arial" w:hAnsi="Arial" w:cs="Arial"/>
            <w:color w:val="00B050"/>
            <w:sz w:val="24"/>
            <w:szCs w:val="24"/>
            <w:shd w:val="clear" w:color="auto" w:fill="FFFFFF"/>
          </w:rPr>
          <w:delText>an additional file</w:delText>
        </w:r>
        <w:r w:rsidR="00253079" w:rsidRPr="00253079" w:rsidDel="000A2239">
          <w:rPr>
            <w:rFonts w:ascii="Arial" w:hAnsi="Arial" w:cs="Arial"/>
            <w:color w:val="00B050"/>
            <w:sz w:val="24"/>
            <w:szCs w:val="24"/>
            <w:shd w:val="clear" w:color="auto" w:fill="FFFFFF"/>
          </w:rPr>
          <w:delText xml:space="preserve"> (</w:delText>
        </w:r>
      </w:del>
      <w:del w:id="744" w:author="Man Lim Ho" w:date="2024-07-10T21:04:00Z" w16du:dateUtc="2024-07-10T11:04:00Z">
        <w:r w:rsidR="00253079" w:rsidRPr="00253079" w:rsidDel="004915FB">
          <w:rPr>
            <w:rFonts w:ascii="Arial" w:hAnsi="Arial" w:cs="Arial"/>
            <w:color w:val="00B050"/>
            <w:sz w:val="24"/>
            <w:szCs w:val="24"/>
            <w:shd w:val="clear" w:color="auto" w:fill="FFFFFF"/>
          </w:rPr>
          <w:delText>Additonal</w:delText>
        </w:r>
      </w:del>
      <w:ins w:id="745" w:author="Man Lim Ho" w:date="2024-07-10T21:04:00Z" w16du:dateUtc="2024-07-10T11:04:00Z">
        <w:r w:rsidR="00FC6A36">
          <w:rPr>
            <w:rFonts w:ascii="Arial" w:hAnsi="Arial" w:cs="Arial"/>
            <w:color w:val="00B050"/>
            <w:sz w:val="24"/>
            <w:szCs w:val="24"/>
            <w:shd w:val="clear" w:color="auto" w:fill="FFFFFF"/>
          </w:rPr>
          <w:t xml:space="preserve">Supplementary </w:t>
        </w:r>
      </w:ins>
      <w:ins w:id="746" w:author="Man Lim Ho" w:date="2024-07-10T22:23:00Z" w16du:dateUtc="2024-07-10T12:23:00Z">
        <w:r w:rsidR="0060234B">
          <w:rPr>
            <w:rFonts w:ascii="Arial" w:hAnsi="Arial" w:cs="Arial"/>
            <w:color w:val="00B050"/>
            <w:sz w:val="24"/>
            <w:szCs w:val="24"/>
            <w:shd w:val="clear" w:color="auto" w:fill="FFFFFF"/>
          </w:rPr>
          <w:t>File S1</w:t>
        </w:r>
      </w:ins>
      <w:del w:id="747" w:author="Man Lim Ho" w:date="2024-07-10T21:04:00Z" w16du:dateUtc="2024-07-10T11:04:00Z">
        <w:r w:rsidR="00253079" w:rsidRPr="00253079" w:rsidDel="00FC6A36">
          <w:rPr>
            <w:rFonts w:ascii="Arial" w:hAnsi="Arial" w:cs="Arial"/>
            <w:color w:val="00B050"/>
            <w:sz w:val="24"/>
            <w:szCs w:val="24"/>
            <w:shd w:val="clear" w:color="auto" w:fill="FFFFFF"/>
          </w:rPr>
          <w:delText xml:space="preserve"> File 3</w:delText>
        </w:r>
      </w:del>
      <w:ins w:id="748" w:author="Malgorzata Nakagawa-Lagisz" w:date="2024-07-10T12:40:00Z" w16du:dateUtc="2024-07-10T02:40:00Z">
        <w:r w:rsidR="000A2239">
          <w:rPr>
            <w:rFonts w:ascii="Arial" w:hAnsi="Arial" w:cs="Arial"/>
            <w:color w:val="00B050"/>
            <w:sz w:val="24"/>
            <w:szCs w:val="24"/>
            <w:shd w:val="clear" w:color="auto" w:fill="FFFFFF"/>
          </w:rPr>
          <w:t xml:space="preserve"> which lists </w:t>
        </w:r>
        <w:commentRangeEnd w:id="741"/>
        <w:r w:rsidR="000A2239">
          <w:rPr>
            <w:rStyle w:val="CommentReference"/>
          </w:rPr>
          <w:commentReference w:id="741"/>
        </w:r>
      </w:ins>
      <w:commentRangeEnd w:id="742"/>
      <w:r w:rsidR="0060234B">
        <w:rPr>
          <w:rStyle w:val="CommentReference"/>
        </w:rPr>
        <w:commentReference w:id="742"/>
      </w:r>
      <w:del w:id="749" w:author="Malgorzata Nakagawa-Lagisz" w:date="2024-07-10T12:40:00Z" w16du:dateUtc="2024-07-10T02:40:00Z">
        <w:r w:rsidR="00253079" w:rsidRPr="00253079" w:rsidDel="000A2239">
          <w:rPr>
            <w:rFonts w:ascii="Arial" w:hAnsi="Arial" w:cs="Arial"/>
            <w:color w:val="00B050"/>
            <w:sz w:val="24"/>
            <w:szCs w:val="24"/>
            <w:shd w:val="clear" w:color="auto" w:fill="FFFFFF"/>
          </w:rPr>
          <w:delText>)</w:delText>
        </w:r>
        <w:r w:rsidR="00D30282" w:rsidRPr="00253079" w:rsidDel="000A2239">
          <w:rPr>
            <w:rFonts w:ascii="Arial" w:hAnsi="Arial" w:cs="Arial"/>
            <w:color w:val="00B050"/>
            <w:sz w:val="24"/>
            <w:szCs w:val="24"/>
            <w:shd w:val="clear" w:color="auto" w:fill="FFFFFF"/>
          </w:rPr>
          <w:delText xml:space="preserve"> to describe </w:delText>
        </w:r>
      </w:del>
      <w:r w:rsidR="00D30282" w:rsidRPr="00253079">
        <w:rPr>
          <w:rFonts w:ascii="Arial" w:hAnsi="Arial" w:cs="Arial"/>
          <w:color w:val="00B050"/>
          <w:sz w:val="24"/>
          <w:szCs w:val="24"/>
          <w:shd w:val="clear" w:color="auto" w:fill="FFFFFF"/>
        </w:rPr>
        <w:t xml:space="preserve">the exclusion reason for each excluded </w:t>
      </w:r>
      <w:r w:rsidR="001A7D35" w:rsidRPr="00253079">
        <w:rPr>
          <w:rFonts w:ascii="Arial" w:hAnsi="Arial" w:cs="Arial"/>
          <w:color w:val="00B050"/>
          <w:sz w:val="24"/>
          <w:szCs w:val="24"/>
          <w:shd w:val="clear" w:color="auto" w:fill="FFFFFF"/>
        </w:rPr>
        <w:t>article</w:t>
      </w:r>
      <w:r w:rsidR="00D30282" w:rsidRPr="00253079">
        <w:rPr>
          <w:rFonts w:ascii="Arial" w:hAnsi="Arial" w:cs="Arial"/>
          <w:color w:val="00B050"/>
          <w:sz w:val="24"/>
          <w:szCs w:val="24"/>
          <w:shd w:val="clear" w:color="auto" w:fill="FFFFFF"/>
        </w:rPr>
        <w:t>.</w:t>
      </w:r>
      <w:r w:rsidR="00281473" w:rsidRPr="00253079">
        <w:rPr>
          <w:rFonts w:ascii="Arial" w:hAnsi="Arial" w:cs="Arial"/>
          <w:color w:val="00B050"/>
          <w:sz w:val="24"/>
          <w:szCs w:val="24"/>
          <w:shd w:val="clear" w:color="auto" w:fill="FFFFFF"/>
        </w:rPr>
        <w:t xml:space="preserve"> </w:t>
      </w:r>
      <w:del w:id="750" w:author="Malgorzata Nakagawa-Lagisz" w:date="2024-07-10T12:41:00Z" w16du:dateUtc="2024-07-10T02:41:00Z">
        <w:r w:rsidR="00281473" w:rsidRPr="00253079" w:rsidDel="000A2239">
          <w:rPr>
            <w:rFonts w:ascii="Arial" w:hAnsi="Arial" w:cs="Arial"/>
            <w:color w:val="00B050"/>
            <w:sz w:val="24"/>
            <w:szCs w:val="24"/>
            <w:shd w:val="clear" w:color="auto" w:fill="FFFFFF"/>
          </w:rPr>
          <w:delText>This additional file described the reason for exclusion, title of article and basic bibliographic information.</w:delText>
        </w:r>
      </w:del>
    </w:p>
    <w:p w14:paraId="318F3017" w14:textId="77777777" w:rsidR="004A5A9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L304 The whole section on data coding needs more explanation and detail (here and/or in an additional file) so that we can repeat the work. For example, in the case of an experimental study, what has been coded as the location, the origin of the corals or the location of laboratory? All the decisions taken during coding should be reported transparently.</w:t>
      </w:r>
    </w:p>
    <w:p w14:paraId="0F21DB4B" w14:textId="2F848761" w:rsidR="00927F43" w:rsidRDefault="004A5A91" w:rsidP="0016179E">
      <w:pPr>
        <w:spacing w:before="240" w:line="480" w:lineRule="auto"/>
        <w:jc w:val="both"/>
        <w:rPr>
          <w:ins w:id="751" w:author="Malgorzata Nakagawa-Lagisz" w:date="2024-07-10T11:11:00Z" w16du:dateUtc="2024-07-10T01:11:00Z"/>
          <w:rFonts w:ascii="Arial" w:hAnsi="Arial" w:cs="Arial"/>
          <w:color w:val="00B050"/>
          <w:sz w:val="24"/>
          <w:szCs w:val="24"/>
          <w:shd w:val="clear" w:color="auto" w:fill="FFFFFF"/>
        </w:rPr>
      </w:pPr>
      <w:r w:rsidRPr="00842D48">
        <w:rPr>
          <w:rFonts w:ascii="Arial" w:hAnsi="Arial" w:cs="Arial"/>
          <w:color w:val="00B050"/>
          <w:sz w:val="24"/>
          <w:szCs w:val="24"/>
          <w:shd w:val="clear" w:color="auto" w:fill="FFFFFF"/>
        </w:rPr>
        <w:t>Author Response:</w:t>
      </w:r>
      <w:r w:rsidR="009C0E43" w:rsidRPr="00842D48">
        <w:rPr>
          <w:rFonts w:ascii="Arial" w:hAnsi="Arial" w:cs="Arial"/>
          <w:color w:val="00B050"/>
          <w:sz w:val="24"/>
          <w:szCs w:val="24"/>
          <w:shd w:val="clear" w:color="auto" w:fill="FFFFFF"/>
        </w:rPr>
        <w:t xml:space="preserve"> We have added a meta data file </w:t>
      </w:r>
      <w:r w:rsidR="00B50200" w:rsidRPr="00842D48">
        <w:rPr>
          <w:rFonts w:ascii="Arial" w:hAnsi="Arial" w:cs="Arial"/>
          <w:color w:val="00B050"/>
          <w:sz w:val="24"/>
          <w:szCs w:val="24"/>
          <w:shd w:val="clear" w:color="auto" w:fill="FFFFFF"/>
        </w:rPr>
        <w:t xml:space="preserve">“Additional File 5” </w:t>
      </w:r>
      <w:r w:rsidR="009C0E43" w:rsidRPr="00842D48">
        <w:rPr>
          <w:rFonts w:ascii="Arial" w:hAnsi="Arial" w:cs="Arial"/>
          <w:color w:val="00B050"/>
          <w:sz w:val="24"/>
          <w:szCs w:val="24"/>
          <w:shd w:val="clear" w:color="auto" w:fill="FFFFFF"/>
        </w:rPr>
        <w:t xml:space="preserve">to describe the </w:t>
      </w:r>
      <w:r w:rsidR="00B50200" w:rsidRPr="00842D48">
        <w:rPr>
          <w:rFonts w:ascii="Arial" w:hAnsi="Arial" w:cs="Arial"/>
          <w:color w:val="00B050"/>
          <w:sz w:val="24"/>
          <w:szCs w:val="24"/>
          <w:shd w:val="clear" w:color="auto" w:fill="FFFFFF"/>
        </w:rPr>
        <w:t>meta data</w:t>
      </w:r>
      <w:r w:rsidR="009C0E43" w:rsidRPr="00842D48">
        <w:rPr>
          <w:rFonts w:ascii="Arial" w:hAnsi="Arial" w:cs="Arial"/>
          <w:color w:val="00B050"/>
          <w:sz w:val="24"/>
          <w:szCs w:val="24"/>
          <w:shd w:val="clear" w:color="auto" w:fill="FFFFFF"/>
        </w:rPr>
        <w:t>.</w:t>
      </w:r>
      <w:r w:rsidR="00B50200" w:rsidRPr="00842D48">
        <w:rPr>
          <w:rFonts w:ascii="Arial" w:hAnsi="Arial" w:cs="Arial"/>
          <w:color w:val="00B050"/>
          <w:sz w:val="24"/>
          <w:szCs w:val="24"/>
          <w:shd w:val="clear" w:color="auto" w:fill="FFFFFF"/>
        </w:rPr>
        <w:t xml:space="preserve"> We added a sentence </w:t>
      </w:r>
      <w:r w:rsidR="00842D48" w:rsidRPr="00842D48">
        <w:rPr>
          <w:rFonts w:ascii="Arial" w:hAnsi="Arial" w:cs="Arial"/>
          <w:color w:val="00B050"/>
          <w:sz w:val="24"/>
          <w:szCs w:val="24"/>
          <w:shd w:val="clear" w:color="auto" w:fill="FFFFFF"/>
        </w:rPr>
        <w:t xml:space="preserve">to </w:t>
      </w:r>
      <w:del w:id="752" w:author="Malgorzata Nakagawa-Lagisz" w:date="2024-07-10T12:41:00Z" w16du:dateUtc="2024-07-10T02:41:00Z">
        <w:r w:rsidR="00842D48" w:rsidRPr="00842D48" w:rsidDel="00C726EF">
          <w:rPr>
            <w:rFonts w:ascii="Arial" w:hAnsi="Arial" w:cs="Arial"/>
            <w:color w:val="00B050"/>
            <w:sz w:val="24"/>
            <w:szCs w:val="24"/>
            <w:shd w:val="clear" w:color="auto" w:fill="FFFFFF"/>
          </w:rPr>
          <w:delText xml:space="preserve">describe </w:delText>
        </w:r>
      </w:del>
      <w:ins w:id="753" w:author="Malgorzata Nakagawa-Lagisz" w:date="2024-07-10T12:41:00Z" w16du:dateUtc="2024-07-10T02:41:00Z">
        <w:r w:rsidR="00C726EF">
          <w:rPr>
            <w:rFonts w:ascii="Arial" w:hAnsi="Arial" w:cs="Arial"/>
            <w:color w:val="00B050"/>
            <w:sz w:val="24"/>
            <w:szCs w:val="24"/>
            <w:shd w:val="clear" w:color="auto" w:fill="FFFFFF"/>
          </w:rPr>
          <w:t>introduce</w:t>
        </w:r>
        <w:r w:rsidR="00C726EF" w:rsidRPr="00842D48">
          <w:rPr>
            <w:rFonts w:ascii="Arial" w:hAnsi="Arial" w:cs="Arial"/>
            <w:color w:val="00B050"/>
            <w:sz w:val="24"/>
            <w:szCs w:val="24"/>
            <w:shd w:val="clear" w:color="auto" w:fill="FFFFFF"/>
          </w:rPr>
          <w:t xml:space="preserve"> </w:t>
        </w:r>
      </w:ins>
      <w:r w:rsidR="00842D48" w:rsidRPr="00842D48">
        <w:rPr>
          <w:rFonts w:ascii="Arial" w:hAnsi="Arial" w:cs="Arial"/>
          <w:color w:val="00B050"/>
          <w:sz w:val="24"/>
          <w:szCs w:val="24"/>
          <w:shd w:val="clear" w:color="auto" w:fill="FFFFFF"/>
        </w:rPr>
        <w:t>this additional file</w:t>
      </w:r>
      <w:ins w:id="754" w:author="Malgorzata Nakagawa-Lagisz" w:date="2024-07-10T11:11:00Z" w16du:dateUtc="2024-07-10T01:11:00Z">
        <w:r w:rsidR="00927F43">
          <w:rPr>
            <w:rFonts w:ascii="Arial" w:hAnsi="Arial" w:cs="Arial"/>
            <w:color w:val="00B050"/>
            <w:sz w:val="24"/>
            <w:szCs w:val="24"/>
            <w:shd w:val="clear" w:color="auto" w:fill="FFFFFF"/>
          </w:rPr>
          <w:t>, as follows</w:t>
        </w:r>
      </w:ins>
      <w:r w:rsidR="00842D48" w:rsidRPr="00842D48">
        <w:rPr>
          <w:rFonts w:ascii="Arial" w:hAnsi="Arial" w:cs="Arial"/>
          <w:color w:val="00B050"/>
          <w:sz w:val="24"/>
          <w:szCs w:val="24"/>
          <w:shd w:val="clear" w:color="auto" w:fill="FFFFFF"/>
        </w:rPr>
        <w:t xml:space="preserve">: </w:t>
      </w:r>
    </w:p>
    <w:p w14:paraId="3CD9F5AC" w14:textId="51FACE74" w:rsidR="009C0E43" w:rsidRPr="00842D48" w:rsidRDefault="00927F43" w:rsidP="0016179E">
      <w:pPr>
        <w:spacing w:before="240" w:line="480" w:lineRule="auto"/>
        <w:jc w:val="both"/>
        <w:rPr>
          <w:rFonts w:ascii="Arial" w:hAnsi="Arial" w:cs="Arial"/>
          <w:color w:val="00B050"/>
          <w:sz w:val="24"/>
          <w:szCs w:val="24"/>
          <w:shd w:val="clear" w:color="auto" w:fill="FFFFFF"/>
        </w:rPr>
      </w:pPr>
      <w:ins w:id="755" w:author="Malgorzata Nakagawa-Lagisz" w:date="2024-07-10T11:11:00Z" w16du:dateUtc="2024-07-10T01:11:00Z">
        <w:r>
          <w:rPr>
            <w:rFonts w:ascii="Arial" w:hAnsi="Arial" w:cs="Arial"/>
            <w:color w:val="00B050"/>
            <w:sz w:val="24"/>
            <w:szCs w:val="24"/>
          </w:rPr>
          <w:t xml:space="preserve">New line numbers </w:t>
        </w:r>
        <w:del w:id="756" w:author="Man Lim Ho" w:date="2024-07-10T22:57:00Z" w16du:dateUtc="2024-07-10T12:57:00Z">
          <w:r w:rsidDel="006B7D21">
            <w:rPr>
              <w:rFonts w:ascii="Arial" w:hAnsi="Arial" w:cs="Arial"/>
              <w:color w:val="00B050"/>
              <w:sz w:val="24"/>
              <w:szCs w:val="24"/>
            </w:rPr>
            <w:delText>XXX</w:delText>
          </w:r>
        </w:del>
      </w:ins>
      <w:ins w:id="757" w:author="Man Lim Ho" w:date="2024-07-10T22:57:00Z" w16du:dateUtc="2024-07-10T12:57:00Z">
        <w:r w:rsidR="006B7D21">
          <w:rPr>
            <w:rFonts w:ascii="Arial" w:hAnsi="Arial" w:cs="Arial"/>
            <w:color w:val="00B050"/>
            <w:sz w:val="24"/>
            <w:szCs w:val="24"/>
          </w:rPr>
          <w:t>347-348</w:t>
        </w:r>
      </w:ins>
      <w:ins w:id="758" w:author="Malgorzata Nakagawa-Lagisz" w:date="2024-07-10T11:11:00Z" w16du:dateUtc="2024-07-10T01:11: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842D48" w:rsidRPr="00842D48">
        <w:rPr>
          <w:rFonts w:ascii="Arial" w:hAnsi="Arial" w:cs="Arial"/>
          <w:color w:val="00B050"/>
          <w:sz w:val="24"/>
          <w:szCs w:val="24"/>
          <w:shd w:val="clear" w:color="auto" w:fill="FFFFFF"/>
        </w:rPr>
        <w:t>“</w:t>
      </w:r>
      <w:ins w:id="759" w:author="Man Lim Ho" w:date="2024-07-10T19:00:00Z" w16du:dateUtc="2024-07-10T09:00:00Z">
        <w:r w:rsidR="00EB3243" w:rsidRPr="004915FB">
          <w:rPr>
            <w:rFonts w:ascii="Arial" w:hAnsi="Arial" w:cs="Arial"/>
            <w:color w:val="00B050"/>
            <w:kern w:val="0"/>
            <w:sz w:val="24"/>
            <w:szCs w:val="24"/>
            <w:rPrChange w:id="760" w:author="Man Lim Ho" w:date="2024-07-10T21:03:00Z" w16du:dateUtc="2024-07-10T11:03:00Z">
              <w:rPr>
                <w:rFonts w:ascii="Arial" w:hAnsi="Arial" w:cs="Arial"/>
                <w:color w:val="000000"/>
                <w:kern w:val="0"/>
              </w:rPr>
            </w:rPrChange>
          </w:rPr>
          <w:t xml:space="preserve">Supplementary Table </w:t>
        </w:r>
      </w:ins>
      <w:ins w:id="761" w:author="Man Lim Ho" w:date="2024-07-10T22:57:00Z" w16du:dateUtc="2024-07-10T12:57:00Z">
        <w:r w:rsidR="006B7D21">
          <w:rPr>
            <w:rFonts w:ascii="Arial" w:hAnsi="Arial" w:cs="Arial"/>
            <w:color w:val="00B050"/>
            <w:kern w:val="0"/>
            <w:sz w:val="24"/>
            <w:szCs w:val="24"/>
          </w:rPr>
          <w:t>S3</w:t>
        </w:r>
      </w:ins>
      <w:ins w:id="762" w:author="Man Lim Ho" w:date="2024-07-10T19:00:00Z" w16du:dateUtc="2024-07-10T09:00:00Z">
        <w:r w:rsidR="00EB3243" w:rsidRPr="004915FB">
          <w:rPr>
            <w:rFonts w:ascii="Arial" w:hAnsi="Arial" w:cs="Arial"/>
            <w:color w:val="00B050"/>
            <w:kern w:val="0"/>
            <w:sz w:val="24"/>
            <w:szCs w:val="24"/>
            <w:rPrChange w:id="763" w:author="Man Lim Ho" w:date="2024-07-10T21:03:00Z" w16du:dateUtc="2024-07-10T11:03:00Z">
              <w:rPr>
                <w:rFonts w:ascii="Arial" w:hAnsi="Arial" w:cs="Arial"/>
                <w:color w:val="000000"/>
                <w:kern w:val="0"/>
              </w:rPr>
            </w:rPrChange>
          </w:rPr>
          <w:t xml:space="preserve"> includes the meta data (i.e. descriptions of all extracted variables)</w:t>
        </w:r>
      </w:ins>
      <w:commentRangeStart w:id="764"/>
      <w:commentRangeStart w:id="765"/>
      <w:commentRangeStart w:id="766"/>
      <w:del w:id="767" w:author="Man Lim Ho" w:date="2024-07-10T18:51:00Z" w16du:dateUtc="2024-07-10T08:51:00Z">
        <w:r w:rsidR="00842D48" w:rsidRPr="004915FB" w:rsidDel="003C3C5A">
          <w:rPr>
            <w:rFonts w:ascii="Arial" w:hAnsi="Arial" w:cs="Arial"/>
            <w:color w:val="00B050"/>
            <w:sz w:val="24"/>
            <w:szCs w:val="24"/>
            <w:shd w:val="clear" w:color="auto" w:fill="FFFFFF"/>
          </w:rPr>
          <w:delText>An additional file (Additional File 5) was attached to the depository to describe the meta data</w:delText>
        </w:r>
        <w:commentRangeEnd w:id="764"/>
        <w:r w:rsidR="00C726EF" w:rsidRPr="004915FB" w:rsidDel="003C3C5A">
          <w:rPr>
            <w:rStyle w:val="CommentReference"/>
            <w:rFonts w:ascii="Arial" w:hAnsi="Arial" w:cs="Arial"/>
            <w:color w:val="00B050"/>
            <w:sz w:val="24"/>
            <w:szCs w:val="24"/>
            <w:rPrChange w:id="768" w:author="Man Lim Ho" w:date="2024-07-10T21:03:00Z" w16du:dateUtc="2024-07-10T11:03:00Z">
              <w:rPr>
                <w:rStyle w:val="CommentReference"/>
              </w:rPr>
            </w:rPrChange>
          </w:rPr>
          <w:commentReference w:id="764"/>
        </w:r>
        <w:commentRangeEnd w:id="765"/>
        <w:r w:rsidR="00C726EF" w:rsidRPr="004915FB" w:rsidDel="003C3C5A">
          <w:rPr>
            <w:rStyle w:val="CommentReference"/>
            <w:rFonts w:ascii="Arial" w:hAnsi="Arial" w:cs="Arial"/>
            <w:color w:val="00B050"/>
            <w:sz w:val="24"/>
            <w:szCs w:val="24"/>
            <w:rPrChange w:id="769" w:author="Man Lim Ho" w:date="2024-07-10T21:03:00Z" w16du:dateUtc="2024-07-10T11:03:00Z">
              <w:rPr>
                <w:rStyle w:val="CommentReference"/>
              </w:rPr>
            </w:rPrChange>
          </w:rPr>
          <w:commentReference w:id="765"/>
        </w:r>
      </w:del>
      <w:commentRangeEnd w:id="766"/>
      <w:del w:id="770" w:author="Man Lim Ho" w:date="2024-07-10T19:00:00Z" w16du:dateUtc="2024-07-10T09:00:00Z">
        <w:r w:rsidR="00540E57" w:rsidRPr="004915FB" w:rsidDel="00EB3243">
          <w:rPr>
            <w:rStyle w:val="CommentReference"/>
            <w:rFonts w:ascii="Arial" w:hAnsi="Arial" w:cs="Arial"/>
            <w:color w:val="00B050"/>
            <w:sz w:val="24"/>
            <w:szCs w:val="24"/>
            <w:rPrChange w:id="771" w:author="Man Lim Ho" w:date="2024-07-10T21:03:00Z" w16du:dateUtc="2024-07-10T11:03:00Z">
              <w:rPr>
                <w:rStyle w:val="CommentReference"/>
              </w:rPr>
            </w:rPrChange>
          </w:rPr>
          <w:commentReference w:id="766"/>
        </w:r>
      </w:del>
      <w:r w:rsidR="00842D48" w:rsidRPr="004915FB">
        <w:rPr>
          <w:rFonts w:ascii="Arial" w:hAnsi="Arial" w:cs="Arial"/>
          <w:color w:val="00B050"/>
          <w:sz w:val="24"/>
          <w:szCs w:val="24"/>
          <w:shd w:val="clear" w:color="auto" w:fill="FFFFFF"/>
        </w:rPr>
        <w:t>.”.</w:t>
      </w:r>
    </w:p>
    <w:p w14:paraId="4DB58E27" w14:textId="10B29ABC"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L308 "Bibliographic information" rather than "bib. map"</w:t>
      </w:r>
    </w:p>
    <w:p w14:paraId="24731E59" w14:textId="115AC15B" w:rsidR="0071176B" w:rsidRPr="00F75225" w:rsidRDefault="0071176B" w:rsidP="0016179E">
      <w:pPr>
        <w:spacing w:before="240" w:line="480" w:lineRule="auto"/>
        <w:jc w:val="both"/>
        <w:rPr>
          <w:rFonts w:ascii="Arial" w:hAnsi="Arial" w:cs="Arial"/>
          <w:color w:val="00B050"/>
          <w:sz w:val="24"/>
          <w:szCs w:val="24"/>
          <w:shd w:val="clear" w:color="auto" w:fill="FFFFFF"/>
        </w:rPr>
      </w:pPr>
      <w:r w:rsidRPr="00F75225">
        <w:rPr>
          <w:rFonts w:ascii="Arial" w:hAnsi="Arial" w:cs="Arial"/>
          <w:color w:val="00B050"/>
          <w:sz w:val="24"/>
          <w:szCs w:val="24"/>
          <w:shd w:val="clear" w:color="auto" w:fill="FFFFFF"/>
        </w:rPr>
        <w:t xml:space="preserve">Author Response: We have changed it accordingly to Bibliographic </w:t>
      </w:r>
      <w:r w:rsidR="000512EB" w:rsidRPr="00F75225">
        <w:rPr>
          <w:rFonts w:ascii="Arial" w:hAnsi="Arial" w:cs="Arial"/>
          <w:color w:val="00B050"/>
          <w:sz w:val="24"/>
          <w:szCs w:val="24"/>
          <w:shd w:val="clear" w:color="auto" w:fill="FFFFFF"/>
        </w:rPr>
        <w:t>information.</w:t>
      </w:r>
    </w:p>
    <w:p w14:paraId="2AED8C11"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L322-323 This was already stated L216.</w:t>
      </w:r>
    </w:p>
    <w:p w14:paraId="1820E0BE" w14:textId="74D673BA" w:rsidR="00A318CE" w:rsidRPr="00630D40" w:rsidRDefault="006F7B51" w:rsidP="00EF0473">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sidRP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w:t>
      </w:r>
      <w:r w:rsidR="00630D40" w:rsidRPr="00630D40">
        <w:rPr>
          <w:rFonts w:ascii="Arial" w:hAnsi="Arial" w:cs="Arial"/>
          <w:color w:val="00B050"/>
          <w:sz w:val="24"/>
          <w:szCs w:val="24"/>
          <w:shd w:val="clear" w:color="auto" w:fill="FFFFFF"/>
        </w:rPr>
        <w:t xml:space="preserve"> We</w:t>
      </w:r>
      <w:r w:rsidRPr="00630D40">
        <w:rPr>
          <w:rFonts w:ascii="Arial" w:hAnsi="Arial" w:cs="Arial"/>
          <w:color w:val="00B050"/>
          <w:sz w:val="24"/>
          <w:szCs w:val="24"/>
          <w:shd w:val="clear" w:color="auto" w:fill="FFFFFF"/>
        </w:rPr>
        <w:t xml:space="preserve"> </w:t>
      </w:r>
      <w:del w:id="772" w:author="Man Lim Ho" w:date="2024-07-10T22:57:00Z" w16du:dateUtc="2024-07-10T12:57:00Z">
        <w:r w:rsidR="00630D40" w:rsidRPr="00630D40" w:rsidDel="006B7D21">
          <w:rPr>
            <w:rFonts w:ascii="Arial" w:hAnsi="Arial" w:cs="Arial"/>
            <w:color w:val="00B050"/>
            <w:sz w:val="24"/>
            <w:szCs w:val="24"/>
            <w:shd w:val="clear" w:color="auto" w:fill="FFFFFF"/>
          </w:rPr>
          <w:delText>a</w:delText>
        </w:r>
        <w:r w:rsidR="00C20845" w:rsidRPr="00630D40" w:rsidDel="006B7D21">
          <w:rPr>
            <w:rFonts w:ascii="Arial" w:hAnsi="Arial" w:cs="Arial"/>
            <w:color w:val="00B050"/>
            <w:sz w:val="24"/>
            <w:szCs w:val="24"/>
            <w:shd w:val="clear" w:color="auto" w:fill="FFFFFF"/>
          </w:rPr>
          <w:delText>gree</w:delText>
        </w:r>
      </w:del>
      <w:ins w:id="773" w:author="Man Lim Ho" w:date="2024-07-10T22:57:00Z" w16du:dateUtc="2024-07-10T12:57:00Z">
        <w:r w:rsidR="006B7D21" w:rsidRPr="00630D40">
          <w:rPr>
            <w:rFonts w:ascii="Arial" w:hAnsi="Arial" w:cs="Arial"/>
            <w:color w:val="00B050"/>
            <w:sz w:val="24"/>
            <w:szCs w:val="24"/>
            <w:shd w:val="clear" w:color="auto" w:fill="FFFFFF"/>
          </w:rPr>
          <w:t>agree,</w:t>
        </w:r>
      </w:ins>
      <w:r w:rsidR="00C20845" w:rsidRPr="00630D40">
        <w:rPr>
          <w:rFonts w:ascii="Arial" w:hAnsi="Arial" w:cs="Arial"/>
          <w:color w:val="00B050"/>
          <w:sz w:val="24"/>
          <w:szCs w:val="24"/>
          <w:shd w:val="clear" w:color="auto" w:fill="FFFFFF"/>
        </w:rPr>
        <w:t xml:space="preserve"> and </w:t>
      </w:r>
      <w:r w:rsidR="00630D40" w:rsidRPr="00630D40">
        <w:rPr>
          <w:rFonts w:ascii="Arial" w:hAnsi="Arial" w:cs="Arial"/>
          <w:color w:val="00B050"/>
          <w:sz w:val="24"/>
          <w:szCs w:val="24"/>
          <w:shd w:val="clear" w:color="auto" w:fill="FFFFFF"/>
        </w:rPr>
        <w:t xml:space="preserve">we have </w:t>
      </w:r>
      <w:r w:rsidR="00180D3A">
        <w:rPr>
          <w:rFonts w:ascii="Arial" w:hAnsi="Arial" w:cs="Arial"/>
          <w:color w:val="00B050"/>
          <w:sz w:val="24"/>
          <w:szCs w:val="24"/>
          <w:shd w:val="clear" w:color="auto" w:fill="FFFFFF"/>
        </w:rPr>
        <w:t>removed the sentence</w:t>
      </w:r>
      <w:r w:rsidR="00630D40" w:rsidRPr="00630D40">
        <w:rPr>
          <w:rFonts w:ascii="Arial" w:hAnsi="Arial" w:cs="Arial"/>
          <w:color w:val="00B050"/>
          <w:sz w:val="24"/>
          <w:szCs w:val="24"/>
          <w:shd w:val="clear" w:color="auto" w:fill="FFFFFF"/>
        </w:rPr>
        <w:t xml:space="preserve"> “</w:t>
      </w:r>
      <w:r w:rsidR="00EF0473" w:rsidRPr="00EF0473">
        <w:rPr>
          <w:rFonts w:ascii="Arial" w:hAnsi="Arial" w:cs="Arial"/>
          <w:color w:val="00B050"/>
          <w:sz w:val="24"/>
          <w:szCs w:val="24"/>
          <w:shd w:val="clear" w:color="auto" w:fill="FFFFFF"/>
        </w:rPr>
        <w:t>The ROSES Reporting Standard for the reports of findings from the systematic map was</w:t>
      </w:r>
      <w:r w:rsidR="00EF0473">
        <w:rPr>
          <w:rFonts w:ascii="Arial" w:hAnsi="Arial" w:cs="Arial"/>
          <w:color w:val="00B050"/>
          <w:sz w:val="24"/>
          <w:szCs w:val="24"/>
          <w:shd w:val="clear" w:color="auto" w:fill="FFFFFF"/>
        </w:rPr>
        <w:t xml:space="preserve"> </w:t>
      </w:r>
      <w:r w:rsidR="00EF0473" w:rsidRPr="00EF0473">
        <w:rPr>
          <w:rFonts w:ascii="Arial" w:hAnsi="Arial" w:cs="Arial"/>
          <w:color w:val="00B050"/>
          <w:sz w:val="24"/>
          <w:szCs w:val="24"/>
          <w:shd w:val="clear" w:color="auto" w:fill="FFFFFF"/>
        </w:rPr>
        <w:t>applied [41].</w:t>
      </w:r>
      <w:r w:rsidR="00630D40" w:rsidRPr="00630D40">
        <w:rPr>
          <w:rFonts w:ascii="Arial" w:hAnsi="Arial" w:cs="Arial"/>
          <w:color w:val="00B050"/>
          <w:sz w:val="24"/>
          <w:szCs w:val="24"/>
          <w:shd w:val="clear" w:color="auto" w:fill="FFFFFF"/>
        </w:rPr>
        <w:t>”</w:t>
      </w:r>
      <w:r w:rsidR="00EF0473">
        <w:rPr>
          <w:rFonts w:ascii="Arial" w:hAnsi="Arial" w:cs="Arial"/>
          <w:color w:val="00B050"/>
          <w:sz w:val="24"/>
          <w:szCs w:val="24"/>
          <w:shd w:val="clear" w:color="auto" w:fill="FFFFFF"/>
        </w:rPr>
        <w:t xml:space="preserve"> from the section</w:t>
      </w:r>
      <w:r w:rsidR="00630D40" w:rsidRPr="00630D40">
        <w:rPr>
          <w:rFonts w:ascii="Arial" w:hAnsi="Arial" w:cs="Arial"/>
          <w:color w:val="00B050"/>
          <w:sz w:val="24"/>
          <w:szCs w:val="24"/>
          <w:shd w:val="clear" w:color="auto" w:fill="FFFFFF"/>
        </w:rPr>
        <w:t>.</w:t>
      </w:r>
    </w:p>
    <w:p w14:paraId="177799D3"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L330 The data mapping methods are missing.</w:t>
      </w:r>
    </w:p>
    <w:p w14:paraId="05D6C624" w14:textId="5145B1A0" w:rsidR="00927F43" w:rsidRDefault="00F641E0" w:rsidP="00D538ED">
      <w:pPr>
        <w:spacing w:before="240" w:line="480" w:lineRule="auto"/>
        <w:jc w:val="both"/>
        <w:rPr>
          <w:ins w:id="774" w:author="Malgorzata Nakagawa-Lagisz" w:date="2024-07-10T11:12:00Z" w16du:dateUtc="2024-07-10T01:12:00Z"/>
          <w:rFonts w:ascii="Arial" w:hAnsi="Arial" w:cs="Arial"/>
          <w:color w:val="00B050"/>
          <w:sz w:val="24"/>
          <w:szCs w:val="24"/>
        </w:rPr>
      </w:pPr>
      <w:r w:rsidRPr="00D538ED">
        <w:rPr>
          <w:rFonts w:ascii="Arial" w:hAnsi="Arial" w:cs="Arial"/>
          <w:color w:val="00B050"/>
          <w:sz w:val="24"/>
          <w:szCs w:val="24"/>
        </w:rPr>
        <w:t xml:space="preserve">Author Response: We have </w:t>
      </w:r>
      <w:ins w:id="775" w:author="Malgorzata Nakagawa-Lagisz" w:date="2024-07-10T12:43:00Z" w16du:dateUtc="2024-07-10T02:43:00Z">
        <w:r w:rsidR="00C726EF">
          <w:rPr>
            <w:rFonts w:ascii="Arial" w:hAnsi="Arial" w:cs="Arial"/>
            <w:color w:val="00B050"/>
            <w:sz w:val="24"/>
            <w:szCs w:val="24"/>
          </w:rPr>
          <w:t xml:space="preserve">better </w:t>
        </w:r>
      </w:ins>
      <w:r w:rsidRPr="00D538ED">
        <w:rPr>
          <w:rFonts w:ascii="Arial" w:hAnsi="Arial" w:cs="Arial"/>
          <w:color w:val="00B050"/>
          <w:sz w:val="24"/>
          <w:szCs w:val="24"/>
        </w:rPr>
        <w:t>integrated the data mapping methods to “Data coding strategy”</w:t>
      </w:r>
      <w:ins w:id="776" w:author="Malgorzata Nakagawa-Lagisz" w:date="2024-07-10T12:43:00Z" w16du:dateUtc="2024-07-10T02:43:00Z">
        <w:r w:rsidR="00C726EF">
          <w:rPr>
            <w:rFonts w:ascii="Arial" w:hAnsi="Arial" w:cs="Arial"/>
            <w:color w:val="00B050"/>
            <w:sz w:val="24"/>
            <w:szCs w:val="24"/>
          </w:rPr>
          <w:t xml:space="preserve"> section</w:t>
        </w:r>
      </w:ins>
      <w:r w:rsidRPr="00D538ED">
        <w:rPr>
          <w:rFonts w:ascii="Arial" w:hAnsi="Arial" w:cs="Arial"/>
          <w:color w:val="00B050"/>
          <w:sz w:val="24"/>
          <w:szCs w:val="24"/>
        </w:rPr>
        <w:t xml:space="preserve">. We also added additional text to describe the </w:t>
      </w:r>
      <w:r w:rsidR="001E3161" w:rsidRPr="00D538ED">
        <w:rPr>
          <w:rFonts w:ascii="Arial" w:hAnsi="Arial" w:cs="Arial"/>
          <w:color w:val="00B050"/>
          <w:sz w:val="24"/>
          <w:szCs w:val="24"/>
        </w:rPr>
        <w:t>mapping methods to make the methodology more transparent and reproducible</w:t>
      </w:r>
      <w:r w:rsidR="0025170D" w:rsidRPr="00D538ED">
        <w:rPr>
          <w:rFonts w:ascii="Arial" w:hAnsi="Arial" w:cs="Arial"/>
          <w:color w:val="00B050"/>
          <w:sz w:val="24"/>
          <w:szCs w:val="24"/>
        </w:rPr>
        <w:t xml:space="preserve">, </w:t>
      </w:r>
      <w:ins w:id="777" w:author="Malgorzata Nakagawa-Lagisz" w:date="2024-07-10T12:43:00Z" w16du:dateUtc="2024-07-10T02:43:00Z">
        <w:r w:rsidR="00C726EF">
          <w:rPr>
            <w:rFonts w:ascii="Arial" w:hAnsi="Arial" w:cs="Arial"/>
            <w:color w:val="00B050"/>
            <w:sz w:val="24"/>
            <w:szCs w:val="24"/>
          </w:rPr>
          <w:t>a</w:t>
        </w:r>
      </w:ins>
      <w:ins w:id="778" w:author="Malgorzata Nakagawa-Lagisz" w:date="2024-07-10T12:44:00Z" w16du:dateUtc="2024-07-10T02:44:00Z">
        <w:r w:rsidR="00C726EF">
          <w:rPr>
            <w:rFonts w:ascii="Arial" w:hAnsi="Arial" w:cs="Arial"/>
            <w:color w:val="00B050"/>
            <w:sz w:val="24"/>
            <w:szCs w:val="24"/>
          </w:rPr>
          <w:t xml:space="preserve">nd </w:t>
        </w:r>
      </w:ins>
      <w:r w:rsidR="0025170D" w:rsidRPr="00D538ED">
        <w:rPr>
          <w:rFonts w:ascii="Arial" w:hAnsi="Arial" w:cs="Arial"/>
          <w:color w:val="00B050"/>
          <w:sz w:val="24"/>
          <w:szCs w:val="24"/>
        </w:rPr>
        <w:t>an additional figure was also created to show the data mapping process</w:t>
      </w:r>
      <w:r w:rsidR="001E3161" w:rsidRPr="00D538ED">
        <w:rPr>
          <w:rFonts w:ascii="Arial" w:hAnsi="Arial" w:cs="Arial"/>
          <w:color w:val="00B050"/>
          <w:sz w:val="24"/>
          <w:szCs w:val="24"/>
        </w:rPr>
        <w:t>.</w:t>
      </w:r>
      <w:r w:rsidR="009D5B13" w:rsidRPr="00D538ED">
        <w:rPr>
          <w:rFonts w:ascii="Arial" w:hAnsi="Arial" w:cs="Arial"/>
          <w:color w:val="00B050"/>
          <w:sz w:val="24"/>
          <w:szCs w:val="24"/>
        </w:rPr>
        <w:t xml:space="preserve"> </w:t>
      </w:r>
      <w:del w:id="779" w:author="Malgorzata Nakagawa-Lagisz" w:date="2024-07-10T12:44:00Z" w16du:dateUtc="2024-07-10T02:44:00Z">
        <w:r w:rsidR="009D5B13" w:rsidRPr="00D538ED" w:rsidDel="00C726EF">
          <w:rPr>
            <w:rFonts w:ascii="Arial" w:hAnsi="Arial" w:cs="Arial"/>
            <w:color w:val="00B050"/>
            <w:sz w:val="24"/>
            <w:szCs w:val="24"/>
          </w:rPr>
          <w:delText>We have added the following</w:delText>
        </w:r>
        <w:r w:rsidR="005607A6" w:rsidRPr="00D538ED" w:rsidDel="00C726EF">
          <w:rPr>
            <w:rFonts w:ascii="Arial" w:hAnsi="Arial" w:cs="Arial"/>
            <w:color w:val="00B050"/>
            <w:sz w:val="24"/>
            <w:szCs w:val="24"/>
          </w:rPr>
          <w:delText xml:space="preserve"> to the section</w:delText>
        </w:r>
        <w:r w:rsidR="009D5B13" w:rsidRPr="00D538ED" w:rsidDel="00C726EF">
          <w:rPr>
            <w:rFonts w:ascii="Arial" w:hAnsi="Arial" w:cs="Arial"/>
            <w:color w:val="00B050"/>
            <w:sz w:val="24"/>
            <w:szCs w:val="24"/>
          </w:rPr>
          <w:delText xml:space="preserve">: </w:delText>
        </w:r>
      </w:del>
    </w:p>
    <w:p w14:paraId="15CC8F92" w14:textId="53DE1610" w:rsidR="009E01FB" w:rsidRPr="009E01FB" w:rsidRDefault="00927F43" w:rsidP="009E01FB">
      <w:pPr>
        <w:spacing w:before="240" w:line="480" w:lineRule="auto"/>
        <w:jc w:val="both"/>
        <w:rPr>
          <w:ins w:id="780" w:author="Man Lim Ho" w:date="2024-07-10T19:02:00Z" w16du:dateUtc="2024-07-10T09:02:00Z"/>
          <w:rFonts w:ascii="Arial" w:hAnsi="Arial" w:cs="Arial"/>
          <w:color w:val="00B050"/>
          <w:sz w:val="24"/>
          <w:szCs w:val="24"/>
        </w:rPr>
      </w:pPr>
      <w:ins w:id="781" w:author="Malgorzata Nakagawa-Lagisz" w:date="2024-07-10T11:12:00Z" w16du:dateUtc="2024-07-10T01:12:00Z">
        <w:r>
          <w:rPr>
            <w:rFonts w:ascii="Arial" w:hAnsi="Arial" w:cs="Arial"/>
            <w:color w:val="00B050"/>
            <w:sz w:val="24"/>
            <w:szCs w:val="24"/>
          </w:rPr>
          <w:lastRenderedPageBreak/>
          <w:t xml:space="preserve">New line numbers </w:t>
        </w:r>
        <w:del w:id="782" w:author="Man Lim Ho" w:date="2024-07-10T22:58:00Z" w16du:dateUtc="2024-07-10T12:58:00Z">
          <w:r w:rsidDel="00483068">
            <w:rPr>
              <w:rFonts w:ascii="Arial" w:hAnsi="Arial" w:cs="Arial"/>
              <w:color w:val="00B050"/>
              <w:sz w:val="24"/>
              <w:szCs w:val="24"/>
            </w:rPr>
            <w:delText>XXX</w:delText>
          </w:r>
        </w:del>
      </w:ins>
      <w:ins w:id="783" w:author="Man Lim Ho" w:date="2024-07-10T22:58:00Z" w16du:dateUtc="2024-07-10T12:58:00Z">
        <w:r w:rsidR="00483068">
          <w:rPr>
            <w:rFonts w:ascii="Arial" w:hAnsi="Arial" w:cs="Arial"/>
            <w:color w:val="00B050"/>
            <w:sz w:val="24"/>
            <w:szCs w:val="24"/>
          </w:rPr>
          <w:t>327-348</w:t>
        </w:r>
      </w:ins>
      <w:ins w:id="784" w:author="Malgorzata Nakagawa-Lagisz" w:date="2024-07-10T11:12:00Z" w16du:dateUtc="2024-07-10T01:12: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ins w:id="785" w:author="Man Lim Ho" w:date="2024-07-10T19:02:00Z" w16du:dateUtc="2024-07-10T09:02:00Z">
        <w:r w:rsidR="009E01FB">
          <w:rPr>
            <w:rFonts w:ascii="Arial" w:hAnsi="Arial" w:cs="Arial"/>
            <w:color w:val="00B050"/>
            <w:sz w:val="24"/>
            <w:szCs w:val="24"/>
          </w:rPr>
          <w:t>“</w:t>
        </w:r>
        <w:r w:rsidR="009E01FB" w:rsidRPr="009E01FB">
          <w:rPr>
            <w:rFonts w:ascii="Arial" w:hAnsi="Arial" w:cs="Arial"/>
            <w:color w:val="00B050"/>
            <w:sz w:val="24"/>
            <w:szCs w:val="24"/>
          </w:rPr>
          <w:t xml:space="preserve">Data extraction and full-text screening were conducted collaboratively by 6 reviewers using a Google Form questionnaire and exported to a spreadsheet (Figure </w:t>
        </w:r>
      </w:ins>
      <w:ins w:id="786" w:author="Man Lim Ho" w:date="2024-07-10T22:58:00Z" w16du:dateUtc="2024-07-10T12:58:00Z">
        <w:r w:rsidR="00B328B3">
          <w:rPr>
            <w:rFonts w:ascii="Arial" w:hAnsi="Arial" w:cs="Arial"/>
            <w:color w:val="00B050"/>
            <w:sz w:val="24"/>
            <w:szCs w:val="24"/>
          </w:rPr>
          <w:t>3</w:t>
        </w:r>
      </w:ins>
      <w:ins w:id="787" w:author="Man Lim Ho" w:date="2024-07-10T19:02:00Z" w16du:dateUtc="2024-07-10T09:02:00Z">
        <w:r w:rsidR="009E01FB" w:rsidRPr="009E01FB">
          <w:rPr>
            <w:rFonts w:ascii="Arial" w:hAnsi="Arial" w:cs="Arial"/>
            <w:color w:val="00B050"/>
            <w:sz w:val="24"/>
            <w:szCs w:val="24"/>
          </w:rPr>
          <w:t>). For reporting of the systematic map, we have placed different data types under the four categories described below:</w:t>
        </w:r>
      </w:ins>
    </w:p>
    <w:p w14:paraId="63AC83C4" w14:textId="77777777" w:rsidR="009E01FB" w:rsidRPr="009E01FB" w:rsidRDefault="009E01FB" w:rsidP="009E01FB">
      <w:pPr>
        <w:spacing w:before="240" w:line="480" w:lineRule="auto"/>
        <w:jc w:val="both"/>
        <w:rPr>
          <w:ins w:id="788" w:author="Man Lim Ho" w:date="2024-07-10T19:02:00Z" w16du:dateUtc="2024-07-10T09:02:00Z"/>
          <w:rFonts w:ascii="Arial" w:hAnsi="Arial" w:cs="Arial"/>
          <w:color w:val="00B050"/>
          <w:sz w:val="24"/>
          <w:szCs w:val="24"/>
        </w:rPr>
      </w:pPr>
      <w:ins w:id="789" w:author="Man Lim Ho" w:date="2024-07-10T19:02:00Z" w16du:dateUtc="2024-07-10T09:02:00Z">
        <w:r w:rsidRPr="009E01FB">
          <w:rPr>
            <w:rFonts w:ascii="Arial" w:hAnsi="Arial" w:cs="Arial"/>
            <w:color w:val="00B050"/>
            <w:sz w:val="24"/>
            <w:szCs w:val="24"/>
          </w:rPr>
          <w:t>Bibliographic Map</w:t>
        </w:r>
      </w:ins>
    </w:p>
    <w:p w14:paraId="6C47EB17" w14:textId="77777777" w:rsidR="009E01FB" w:rsidRPr="009E01FB" w:rsidRDefault="009E01FB" w:rsidP="009E01FB">
      <w:pPr>
        <w:spacing w:before="240" w:line="480" w:lineRule="auto"/>
        <w:jc w:val="both"/>
        <w:rPr>
          <w:ins w:id="790" w:author="Man Lim Ho" w:date="2024-07-10T19:02:00Z" w16du:dateUtc="2024-07-10T09:02:00Z"/>
          <w:rFonts w:ascii="Arial" w:hAnsi="Arial" w:cs="Arial"/>
          <w:color w:val="00B050"/>
          <w:sz w:val="24"/>
          <w:szCs w:val="24"/>
        </w:rPr>
      </w:pPr>
      <w:ins w:id="791" w:author="Man Lim Ho" w:date="2024-07-10T19:02:00Z" w16du:dateUtc="2024-07-10T09:02:00Z">
        <w:r w:rsidRPr="009E01FB">
          <w:rPr>
            <w:rFonts w:ascii="Arial" w:hAnsi="Arial" w:cs="Arial"/>
            <w:color w:val="00B050"/>
            <w:sz w:val="24"/>
            <w:szCs w:val="24"/>
          </w:rPr>
          <w:t>Title, DOI, number of citations, authors’ information, year of publication, journal, keywords</w:t>
        </w:r>
      </w:ins>
    </w:p>
    <w:p w14:paraId="1E12B8FC" w14:textId="77777777" w:rsidR="009E01FB" w:rsidRPr="009E01FB" w:rsidRDefault="009E01FB" w:rsidP="009E01FB">
      <w:pPr>
        <w:spacing w:before="240" w:line="480" w:lineRule="auto"/>
        <w:jc w:val="both"/>
        <w:rPr>
          <w:ins w:id="792" w:author="Man Lim Ho" w:date="2024-07-10T19:02:00Z" w16du:dateUtc="2024-07-10T09:02:00Z"/>
          <w:rFonts w:ascii="Arial" w:hAnsi="Arial" w:cs="Arial"/>
          <w:color w:val="00B050"/>
          <w:sz w:val="24"/>
          <w:szCs w:val="24"/>
        </w:rPr>
      </w:pPr>
      <w:ins w:id="793" w:author="Man Lim Ho" w:date="2024-07-10T19:02:00Z" w16du:dateUtc="2024-07-10T09:02:00Z">
        <w:r w:rsidRPr="009E01FB">
          <w:rPr>
            <w:rFonts w:ascii="Arial" w:hAnsi="Arial" w:cs="Arial"/>
            <w:color w:val="00B050"/>
            <w:sz w:val="24"/>
            <w:szCs w:val="24"/>
          </w:rPr>
          <w:t>Location of research</w:t>
        </w:r>
      </w:ins>
    </w:p>
    <w:p w14:paraId="4F4F571D" w14:textId="77777777" w:rsidR="009E01FB" w:rsidRPr="009E01FB" w:rsidRDefault="009E01FB" w:rsidP="009E01FB">
      <w:pPr>
        <w:spacing w:before="240" w:line="480" w:lineRule="auto"/>
        <w:jc w:val="both"/>
        <w:rPr>
          <w:ins w:id="794" w:author="Man Lim Ho" w:date="2024-07-10T19:02:00Z" w16du:dateUtc="2024-07-10T09:02:00Z"/>
          <w:rFonts w:ascii="Arial" w:hAnsi="Arial" w:cs="Arial"/>
          <w:color w:val="00B050"/>
          <w:sz w:val="24"/>
          <w:szCs w:val="24"/>
        </w:rPr>
      </w:pPr>
      <w:ins w:id="795" w:author="Man Lim Ho" w:date="2024-07-10T19:02:00Z" w16du:dateUtc="2024-07-10T09:02:00Z">
        <w:r w:rsidRPr="009E01FB">
          <w:rPr>
            <w:rFonts w:ascii="Arial" w:hAnsi="Arial" w:cs="Arial"/>
            <w:color w:val="00B050"/>
            <w:sz w:val="24"/>
            <w:szCs w:val="24"/>
          </w:rPr>
          <w:t>Research ecoregions, type of location, development status, species</w:t>
        </w:r>
      </w:ins>
    </w:p>
    <w:p w14:paraId="31CDDCE3" w14:textId="77777777" w:rsidR="009E01FB" w:rsidRPr="009E01FB" w:rsidRDefault="009E01FB" w:rsidP="009E01FB">
      <w:pPr>
        <w:spacing w:before="240" w:line="480" w:lineRule="auto"/>
        <w:jc w:val="both"/>
        <w:rPr>
          <w:ins w:id="796" w:author="Man Lim Ho" w:date="2024-07-10T19:02:00Z" w16du:dateUtc="2024-07-10T09:02:00Z"/>
          <w:rFonts w:ascii="Arial" w:hAnsi="Arial" w:cs="Arial"/>
          <w:color w:val="00B050"/>
          <w:sz w:val="24"/>
          <w:szCs w:val="24"/>
        </w:rPr>
      </w:pPr>
      <w:ins w:id="797" w:author="Man Lim Ho" w:date="2024-07-10T19:02:00Z" w16du:dateUtc="2024-07-10T09:02:00Z">
        <w:r w:rsidRPr="009E01FB">
          <w:rPr>
            <w:rFonts w:ascii="Arial" w:hAnsi="Arial" w:cs="Arial"/>
            <w:color w:val="00B050"/>
            <w:sz w:val="24"/>
            <w:szCs w:val="24"/>
          </w:rPr>
          <w:t>Research data recorded</w:t>
        </w:r>
      </w:ins>
    </w:p>
    <w:p w14:paraId="419FB2C7" w14:textId="77777777" w:rsidR="009E01FB" w:rsidRPr="009E01FB" w:rsidRDefault="009E01FB" w:rsidP="009E01FB">
      <w:pPr>
        <w:spacing w:before="240" w:line="480" w:lineRule="auto"/>
        <w:jc w:val="both"/>
        <w:rPr>
          <w:ins w:id="798" w:author="Man Lim Ho" w:date="2024-07-10T19:02:00Z" w16du:dateUtc="2024-07-10T09:02:00Z"/>
          <w:rFonts w:ascii="Arial" w:hAnsi="Arial" w:cs="Arial"/>
          <w:color w:val="00B050"/>
          <w:sz w:val="24"/>
          <w:szCs w:val="24"/>
        </w:rPr>
      </w:pPr>
      <w:ins w:id="799" w:author="Man Lim Ho" w:date="2024-07-10T19:02:00Z" w16du:dateUtc="2024-07-10T09:02:00Z">
        <w:r w:rsidRPr="009E01FB">
          <w:rPr>
            <w:rFonts w:ascii="Arial" w:hAnsi="Arial" w:cs="Arial"/>
            <w:color w:val="00B050"/>
            <w:sz w:val="24"/>
            <w:szCs w:val="24"/>
          </w:rPr>
          <w:t>Temperature data recording methods, study type, study timeline, environmental parameters, availability of temperature data</w:t>
        </w:r>
      </w:ins>
    </w:p>
    <w:p w14:paraId="269A4C9E" w14:textId="77777777" w:rsidR="009E01FB" w:rsidRPr="009E01FB" w:rsidRDefault="009E01FB" w:rsidP="009E01FB">
      <w:pPr>
        <w:spacing w:before="240" w:line="480" w:lineRule="auto"/>
        <w:jc w:val="both"/>
        <w:rPr>
          <w:ins w:id="800" w:author="Man Lim Ho" w:date="2024-07-10T19:02:00Z" w16du:dateUtc="2024-07-10T09:02:00Z"/>
          <w:rFonts w:ascii="Arial" w:hAnsi="Arial" w:cs="Arial"/>
          <w:color w:val="00B050"/>
          <w:sz w:val="24"/>
          <w:szCs w:val="24"/>
        </w:rPr>
      </w:pPr>
      <w:ins w:id="801" w:author="Man Lim Ho" w:date="2024-07-10T19:02:00Z" w16du:dateUtc="2024-07-10T09:02:00Z">
        <w:r w:rsidRPr="009E01FB">
          <w:rPr>
            <w:rFonts w:ascii="Arial" w:hAnsi="Arial" w:cs="Arial"/>
            <w:color w:val="00B050"/>
            <w:sz w:val="24"/>
            <w:szCs w:val="24"/>
          </w:rPr>
          <w:t>Ocean warming evidence</w:t>
        </w:r>
      </w:ins>
    </w:p>
    <w:p w14:paraId="087A1874" w14:textId="77777777" w:rsidR="009E01FB" w:rsidRPr="009E01FB" w:rsidRDefault="009E01FB" w:rsidP="009E01FB">
      <w:pPr>
        <w:spacing w:before="240" w:line="480" w:lineRule="auto"/>
        <w:jc w:val="both"/>
        <w:rPr>
          <w:ins w:id="802" w:author="Man Lim Ho" w:date="2024-07-10T19:02:00Z" w16du:dateUtc="2024-07-10T09:02:00Z"/>
          <w:rFonts w:ascii="Arial" w:hAnsi="Arial" w:cs="Arial"/>
          <w:color w:val="00B050"/>
          <w:sz w:val="24"/>
          <w:szCs w:val="24"/>
        </w:rPr>
      </w:pPr>
      <w:ins w:id="803" w:author="Man Lim Ho" w:date="2024-07-10T19:02:00Z" w16du:dateUtc="2024-07-10T09:02:00Z">
        <w:r w:rsidRPr="009E01FB">
          <w:rPr>
            <w:rFonts w:ascii="Arial" w:hAnsi="Arial" w:cs="Arial"/>
            <w:color w:val="00B050"/>
            <w:sz w:val="24"/>
            <w:szCs w:val="24"/>
          </w:rPr>
          <w:t>Extreme weather events recorded, stressors, severity, extreme weather events timeline, study outcome or prediction</w:t>
        </w:r>
      </w:ins>
    </w:p>
    <w:p w14:paraId="4F08BF74" w14:textId="4652E5C6" w:rsidR="009E01FB" w:rsidRPr="009E01FB" w:rsidRDefault="009E01FB" w:rsidP="009E01FB">
      <w:pPr>
        <w:spacing w:before="240" w:line="480" w:lineRule="auto"/>
        <w:jc w:val="both"/>
        <w:rPr>
          <w:ins w:id="804" w:author="Man Lim Ho" w:date="2024-07-10T19:02:00Z" w16du:dateUtc="2024-07-10T09:02:00Z"/>
          <w:rFonts w:ascii="Arial" w:hAnsi="Arial" w:cs="Arial"/>
          <w:color w:val="00B050"/>
          <w:sz w:val="24"/>
          <w:szCs w:val="24"/>
        </w:rPr>
      </w:pPr>
      <w:ins w:id="805" w:author="Man Lim Ho" w:date="2024-07-10T19:02:00Z" w16du:dateUtc="2024-07-10T09:02:00Z">
        <w:r w:rsidRPr="009E01FB">
          <w:rPr>
            <w:rFonts w:ascii="Arial" w:hAnsi="Arial" w:cs="Arial"/>
            <w:color w:val="00B050"/>
            <w:sz w:val="24"/>
            <w:szCs w:val="24"/>
          </w:rPr>
          <w:t xml:space="preserve">Questions asked on the Google Form can be found in Additional File 2. This data extraction step also served as a full-text screening where final checks for inclusion eligibility were </w:t>
        </w:r>
      </w:ins>
      <w:ins w:id="806" w:author="Man Lim Ho" w:date="2024-07-10T22:58:00Z" w16du:dateUtc="2024-07-10T12:58:00Z">
        <w:r w:rsidR="00B328B3" w:rsidRPr="009E01FB">
          <w:rPr>
            <w:rFonts w:ascii="Arial" w:hAnsi="Arial" w:cs="Arial"/>
            <w:color w:val="00B050"/>
            <w:sz w:val="24"/>
            <w:szCs w:val="24"/>
          </w:rPr>
          <w:t>conducted</w:t>
        </w:r>
      </w:ins>
      <w:ins w:id="807" w:author="Man Lim Ho" w:date="2024-07-10T19:02:00Z" w16du:dateUtc="2024-07-10T09:02:00Z">
        <w:r w:rsidRPr="009E01FB">
          <w:rPr>
            <w:rFonts w:ascii="Arial" w:hAnsi="Arial" w:cs="Arial"/>
            <w:color w:val="00B050"/>
            <w:sz w:val="24"/>
            <w:szCs w:val="24"/>
          </w:rPr>
          <w:t>. Additionally, we recorded exclusion reason of the excluded full-text articles (</w:t>
        </w:r>
      </w:ins>
      <w:ins w:id="808" w:author="Man Lim Ho" w:date="2024-07-10T22:58:00Z" w16du:dateUtc="2024-07-10T12:58:00Z">
        <w:r w:rsidR="00B328B3">
          <w:rPr>
            <w:rFonts w:ascii="Arial" w:hAnsi="Arial" w:cs="Arial"/>
            <w:color w:val="00B050"/>
            <w:sz w:val="24"/>
            <w:szCs w:val="24"/>
          </w:rPr>
          <w:t>Supplementary File S1</w:t>
        </w:r>
      </w:ins>
      <w:ins w:id="809" w:author="Man Lim Ho" w:date="2024-07-10T19:02:00Z" w16du:dateUtc="2024-07-10T09:02:00Z">
        <w:r w:rsidRPr="009E01FB">
          <w:rPr>
            <w:rFonts w:ascii="Arial" w:hAnsi="Arial" w:cs="Arial"/>
            <w:color w:val="00B050"/>
            <w:sz w:val="24"/>
            <w:szCs w:val="24"/>
          </w:rPr>
          <w:t>).</w:t>
        </w:r>
      </w:ins>
    </w:p>
    <w:p w14:paraId="7196FA17" w14:textId="69EEC85E" w:rsidR="00D538ED" w:rsidDel="003C36A2" w:rsidRDefault="009E01FB" w:rsidP="0016179E">
      <w:pPr>
        <w:spacing w:before="240" w:line="480" w:lineRule="auto"/>
        <w:jc w:val="both"/>
        <w:rPr>
          <w:del w:id="810" w:author="Man Lim Ho" w:date="2024-07-10T19:02:00Z" w16du:dateUtc="2024-07-10T09:02:00Z"/>
          <w:rFonts w:ascii="Arial" w:hAnsi="Arial" w:cs="Arial"/>
          <w:color w:val="00B050"/>
          <w:sz w:val="24"/>
          <w:szCs w:val="24"/>
        </w:rPr>
      </w:pPr>
      <w:ins w:id="811" w:author="Man Lim Ho" w:date="2024-07-10T19:02:00Z" w16du:dateUtc="2024-07-10T09:02:00Z">
        <w:r w:rsidRPr="009E01FB">
          <w:rPr>
            <w:rFonts w:ascii="Arial" w:hAnsi="Arial" w:cs="Arial"/>
            <w:color w:val="00B050"/>
            <w:sz w:val="24"/>
            <w:szCs w:val="24"/>
          </w:rPr>
          <w:t xml:space="preserve">Extracted data is provided in Additional File </w:t>
        </w:r>
      </w:ins>
      <w:ins w:id="812" w:author="Man Lim Ho" w:date="2024-07-10T22:58:00Z" w16du:dateUtc="2024-07-10T12:58:00Z">
        <w:r w:rsidR="00B328B3">
          <w:rPr>
            <w:rFonts w:ascii="Arial" w:hAnsi="Arial" w:cs="Arial"/>
            <w:color w:val="00B050"/>
            <w:sz w:val="24"/>
            <w:szCs w:val="24"/>
          </w:rPr>
          <w:t>3</w:t>
        </w:r>
      </w:ins>
      <w:ins w:id="813" w:author="Man Lim Ho" w:date="2024-07-10T19:02:00Z" w16du:dateUtc="2024-07-10T09:02:00Z">
        <w:r w:rsidRPr="009E01FB">
          <w:rPr>
            <w:rFonts w:ascii="Arial" w:hAnsi="Arial" w:cs="Arial"/>
            <w:color w:val="00B050"/>
            <w:sz w:val="24"/>
            <w:szCs w:val="24"/>
          </w:rPr>
          <w:t xml:space="preserve">, which also serves as the master data file for this systematic map. Supplementary Table </w:t>
        </w:r>
      </w:ins>
      <w:ins w:id="814" w:author="Man Lim Ho" w:date="2024-07-10T22:58:00Z" w16du:dateUtc="2024-07-10T12:58:00Z">
        <w:r w:rsidR="00B328B3">
          <w:rPr>
            <w:rFonts w:ascii="Arial" w:hAnsi="Arial" w:cs="Arial"/>
            <w:color w:val="00B050"/>
            <w:sz w:val="24"/>
            <w:szCs w:val="24"/>
          </w:rPr>
          <w:t>S3</w:t>
        </w:r>
      </w:ins>
      <w:ins w:id="815" w:author="Man Lim Ho" w:date="2024-07-10T19:02:00Z" w16du:dateUtc="2024-07-10T09:02:00Z">
        <w:r w:rsidRPr="009E01FB">
          <w:rPr>
            <w:rFonts w:ascii="Arial" w:hAnsi="Arial" w:cs="Arial"/>
            <w:color w:val="00B050"/>
            <w:sz w:val="24"/>
            <w:szCs w:val="24"/>
          </w:rPr>
          <w:t xml:space="preserve"> includes the meta data (i.e. </w:t>
        </w:r>
        <w:r w:rsidRPr="009E01FB">
          <w:rPr>
            <w:rFonts w:ascii="Arial" w:hAnsi="Arial" w:cs="Arial"/>
            <w:color w:val="00B050"/>
            <w:sz w:val="24"/>
            <w:szCs w:val="24"/>
          </w:rPr>
          <w:lastRenderedPageBreak/>
          <w:t>descriptions of all extracted variables).</w:t>
        </w:r>
        <w:r>
          <w:rPr>
            <w:rFonts w:ascii="Arial" w:hAnsi="Arial" w:cs="Arial"/>
            <w:color w:val="00B050"/>
            <w:sz w:val="24"/>
            <w:szCs w:val="24"/>
          </w:rPr>
          <w:t>”</w:t>
        </w:r>
      </w:ins>
      <w:del w:id="816" w:author="Man Lim Ho" w:date="2024-07-10T19:02:00Z" w16du:dateUtc="2024-07-10T09:02:00Z">
        <w:r w:rsidR="009D5B13" w:rsidRPr="00D538ED" w:rsidDel="009E01FB">
          <w:rPr>
            <w:rFonts w:ascii="Arial" w:hAnsi="Arial" w:cs="Arial"/>
            <w:color w:val="00B050"/>
            <w:sz w:val="24"/>
            <w:szCs w:val="24"/>
          </w:rPr>
          <w:delText>“</w:delText>
        </w:r>
        <w:r w:rsidR="00D538ED" w:rsidRPr="00D538ED" w:rsidDel="009E01FB">
          <w:rPr>
            <w:rFonts w:ascii="Arial" w:hAnsi="Arial" w:cs="Arial"/>
            <w:color w:val="00B050"/>
            <w:sz w:val="24"/>
            <w:szCs w:val="24"/>
          </w:rPr>
          <w:delText>Data extraction was done collaboratively by 6 reviewers using a Google Form questionnaire on the articles included in the full text screening, a spreadsheet was exported based on the data collected from the Google Form (</w:delText>
        </w:r>
        <w:r w:rsidR="00495694" w:rsidRPr="003A72F5" w:rsidDel="009E01FB">
          <w:rPr>
            <w:rFonts w:ascii="Arial" w:hAnsi="Arial" w:cs="Arial"/>
            <w:color w:val="00B050"/>
            <w:sz w:val="24"/>
            <w:szCs w:val="24"/>
          </w:rPr>
          <w:delText>Figure 2</w:delText>
        </w:r>
        <w:r w:rsidR="00D538ED" w:rsidRPr="00D538ED" w:rsidDel="009E01FB">
          <w:rPr>
            <w:rFonts w:ascii="Arial" w:hAnsi="Arial" w:cs="Arial"/>
            <w:color w:val="00B050"/>
            <w:sz w:val="24"/>
            <w:szCs w:val="24"/>
          </w:rPr>
          <w:delText>). The data extracted from the full-text screening fall into the four categories:</w:delText>
        </w:r>
      </w:del>
    </w:p>
    <w:p w14:paraId="1C48DCD4" w14:textId="77777777" w:rsidR="003C36A2" w:rsidRPr="00D538ED" w:rsidRDefault="003C36A2" w:rsidP="009E01FB">
      <w:pPr>
        <w:spacing w:before="240" w:line="480" w:lineRule="auto"/>
        <w:jc w:val="both"/>
        <w:rPr>
          <w:ins w:id="817" w:author="Man Lim Ho" w:date="2024-07-10T21:03:00Z" w16du:dateUtc="2024-07-10T11:03:00Z"/>
          <w:rFonts w:ascii="Arial" w:hAnsi="Arial" w:cs="Arial"/>
          <w:color w:val="00B050"/>
          <w:sz w:val="24"/>
          <w:szCs w:val="24"/>
        </w:rPr>
      </w:pPr>
    </w:p>
    <w:p w14:paraId="48053400" w14:textId="5373BF3A" w:rsidR="00D538ED" w:rsidRPr="00D538ED" w:rsidDel="009E01FB" w:rsidRDefault="00D538ED">
      <w:pPr>
        <w:spacing w:before="240" w:line="480" w:lineRule="auto"/>
        <w:jc w:val="both"/>
        <w:rPr>
          <w:del w:id="818" w:author="Man Lim Ho" w:date="2024-07-10T19:02:00Z" w16du:dateUtc="2024-07-10T09:02:00Z"/>
          <w:rFonts w:ascii="Arial" w:hAnsi="Arial" w:cs="Arial"/>
          <w:color w:val="00B050"/>
          <w:sz w:val="24"/>
          <w:szCs w:val="24"/>
        </w:rPr>
        <w:pPrChange w:id="819" w:author="Malgorzata Nakagawa-Lagisz" w:date="2024-07-10T12:46:00Z" w16du:dateUtc="2024-07-10T02:46:00Z">
          <w:pPr>
            <w:pStyle w:val="ListParagraph"/>
            <w:numPr>
              <w:numId w:val="7"/>
            </w:numPr>
            <w:spacing w:before="240" w:line="480" w:lineRule="auto"/>
            <w:ind w:hanging="360"/>
            <w:jc w:val="both"/>
          </w:pPr>
        </w:pPrChange>
      </w:pPr>
      <w:commentRangeStart w:id="820"/>
      <w:commentRangeStart w:id="821"/>
      <w:del w:id="822" w:author="Man Lim Ho" w:date="2024-07-10T19:02:00Z" w16du:dateUtc="2024-07-10T09:02:00Z">
        <w:r w:rsidRPr="00D538ED" w:rsidDel="009E01FB">
          <w:rPr>
            <w:rFonts w:ascii="Arial" w:hAnsi="Arial" w:cs="Arial"/>
            <w:color w:val="00B050"/>
            <w:sz w:val="24"/>
            <w:szCs w:val="24"/>
          </w:rPr>
          <w:delText>Bibliographic map</w:delText>
        </w:r>
      </w:del>
    </w:p>
    <w:p w14:paraId="0AA8B05B" w14:textId="22E0CD19" w:rsidR="00D538ED" w:rsidRPr="00D538ED" w:rsidDel="009E01FB" w:rsidRDefault="00D538ED">
      <w:pPr>
        <w:spacing w:before="240" w:line="480" w:lineRule="auto"/>
        <w:jc w:val="both"/>
        <w:rPr>
          <w:del w:id="823" w:author="Man Lim Ho" w:date="2024-07-10T19:02:00Z" w16du:dateUtc="2024-07-10T09:02:00Z"/>
          <w:rFonts w:ascii="Arial" w:hAnsi="Arial" w:cs="Arial"/>
          <w:color w:val="00B050"/>
          <w:sz w:val="24"/>
          <w:szCs w:val="24"/>
        </w:rPr>
        <w:pPrChange w:id="824" w:author="Malgorzata Nakagawa-Lagisz" w:date="2024-07-10T12:46:00Z" w16du:dateUtc="2024-07-10T02:46:00Z">
          <w:pPr>
            <w:pStyle w:val="ListParagraph"/>
            <w:numPr>
              <w:numId w:val="7"/>
            </w:numPr>
            <w:spacing w:before="240" w:line="480" w:lineRule="auto"/>
            <w:ind w:hanging="360"/>
            <w:jc w:val="both"/>
          </w:pPr>
        </w:pPrChange>
      </w:pPr>
      <w:del w:id="825" w:author="Man Lim Ho" w:date="2024-07-10T19:02:00Z" w16du:dateUtc="2024-07-10T09:02:00Z">
        <w:r w:rsidRPr="00D538ED" w:rsidDel="009E01FB">
          <w:rPr>
            <w:rFonts w:ascii="Arial" w:hAnsi="Arial" w:cs="Arial"/>
            <w:color w:val="00B050"/>
            <w:sz w:val="24"/>
            <w:szCs w:val="24"/>
          </w:rPr>
          <w:delText>Location of research</w:delText>
        </w:r>
      </w:del>
    </w:p>
    <w:p w14:paraId="04824A0F" w14:textId="31375836" w:rsidR="00D538ED" w:rsidRPr="00D538ED" w:rsidDel="009E01FB" w:rsidRDefault="00D538ED">
      <w:pPr>
        <w:spacing w:before="240" w:line="480" w:lineRule="auto"/>
        <w:jc w:val="both"/>
        <w:rPr>
          <w:del w:id="826" w:author="Man Lim Ho" w:date="2024-07-10T19:02:00Z" w16du:dateUtc="2024-07-10T09:02:00Z"/>
          <w:rFonts w:ascii="Arial" w:hAnsi="Arial" w:cs="Arial"/>
          <w:color w:val="00B050"/>
          <w:sz w:val="24"/>
          <w:szCs w:val="24"/>
        </w:rPr>
        <w:pPrChange w:id="827" w:author="Malgorzata Nakagawa-Lagisz" w:date="2024-07-10T12:46:00Z" w16du:dateUtc="2024-07-10T02:46:00Z">
          <w:pPr>
            <w:pStyle w:val="ListParagraph"/>
            <w:numPr>
              <w:numId w:val="7"/>
            </w:numPr>
            <w:spacing w:before="240" w:line="480" w:lineRule="auto"/>
            <w:ind w:hanging="360"/>
            <w:jc w:val="both"/>
          </w:pPr>
        </w:pPrChange>
      </w:pPr>
      <w:del w:id="828" w:author="Man Lim Ho" w:date="2024-07-10T19:02:00Z" w16du:dateUtc="2024-07-10T09:02:00Z">
        <w:r w:rsidRPr="00D538ED" w:rsidDel="009E01FB">
          <w:rPr>
            <w:rFonts w:ascii="Arial" w:hAnsi="Arial" w:cs="Arial"/>
            <w:color w:val="00B050"/>
            <w:sz w:val="24"/>
            <w:szCs w:val="24"/>
          </w:rPr>
          <w:delText>Research data recorded</w:delText>
        </w:r>
      </w:del>
    </w:p>
    <w:p w14:paraId="155FE15E" w14:textId="3F7D0409" w:rsidR="00D538ED" w:rsidRPr="00D538ED" w:rsidDel="009E01FB" w:rsidRDefault="00D538ED">
      <w:pPr>
        <w:spacing w:before="240" w:line="480" w:lineRule="auto"/>
        <w:jc w:val="both"/>
        <w:rPr>
          <w:del w:id="829" w:author="Man Lim Ho" w:date="2024-07-10T19:02:00Z" w16du:dateUtc="2024-07-10T09:02:00Z"/>
          <w:rFonts w:ascii="Arial" w:hAnsi="Arial" w:cs="Arial"/>
          <w:color w:val="00B050"/>
          <w:sz w:val="24"/>
          <w:szCs w:val="24"/>
        </w:rPr>
        <w:pPrChange w:id="830" w:author="Malgorzata Nakagawa-Lagisz" w:date="2024-07-10T12:46:00Z" w16du:dateUtc="2024-07-10T02:46:00Z">
          <w:pPr>
            <w:pStyle w:val="ListParagraph"/>
            <w:numPr>
              <w:numId w:val="7"/>
            </w:numPr>
            <w:spacing w:before="240" w:line="480" w:lineRule="auto"/>
            <w:ind w:hanging="360"/>
            <w:jc w:val="both"/>
          </w:pPr>
        </w:pPrChange>
      </w:pPr>
      <w:del w:id="831" w:author="Man Lim Ho" w:date="2024-07-10T19:02:00Z" w16du:dateUtc="2024-07-10T09:02:00Z">
        <w:r w:rsidRPr="00D538ED" w:rsidDel="009E01FB">
          <w:rPr>
            <w:rFonts w:ascii="Arial" w:hAnsi="Arial" w:cs="Arial"/>
            <w:color w:val="00B050"/>
            <w:sz w:val="24"/>
            <w:szCs w:val="24"/>
          </w:rPr>
          <w:delText>Ocean warming evidence</w:delText>
        </w:r>
        <w:commentRangeEnd w:id="820"/>
        <w:r w:rsidR="00C726EF" w:rsidDel="009E01FB">
          <w:rPr>
            <w:rStyle w:val="CommentReference"/>
          </w:rPr>
          <w:commentReference w:id="820"/>
        </w:r>
      </w:del>
      <w:commentRangeEnd w:id="821"/>
      <w:r w:rsidR="009E01FB">
        <w:rPr>
          <w:rStyle w:val="CommentReference"/>
        </w:rPr>
        <w:commentReference w:id="821"/>
      </w:r>
    </w:p>
    <w:p w14:paraId="1A55844E" w14:textId="785864C3" w:rsidR="00D538ED" w:rsidRPr="00D538ED" w:rsidDel="009E01FB" w:rsidRDefault="00D538ED" w:rsidP="009E01FB">
      <w:pPr>
        <w:spacing w:before="240" w:line="480" w:lineRule="auto"/>
        <w:jc w:val="both"/>
        <w:rPr>
          <w:del w:id="832" w:author="Man Lim Ho" w:date="2024-07-10T19:02:00Z" w16du:dateUtc="2024-07-10T09:02:00Z"/>
          <w:rFonts w:ascii="Arial" w:hAnsi="Arial" w:cs="Arial"/>
          <w:color w:val="00B050"/>
          <w:sz w:val="24"/>
          <w:szCs w:val="24"/>
        </w:rPr>
      </w:pPr>
      <w:del w:id="833" w:author="Man Lim Ho" w:date="2024-07-10T19:02:00Z" w16du:dateUtc="2024-07-10T09:02:00Z">
        <w:r w:rsidRPr="00D538ED" w:rsidDel="009E01FB">
          <w:rPr>
            <w:rFonts w:ascii="Arial" w:hAnsi="Arial" w:cs="Arial"/>
            <w:color w:val="00B050"/>
            <w:sz w:val="24"/>
            <w:szCs w:val="24"/>
          </w:rPr>
          <w:delText xml:space="preserve">Questions asked on the Google Form can be found in Additional File 2. This data extraction </w:delText>
        </w:r>
      </w:del>
      <w:ins w:id="834" w:author="Malgorzata Nakagawa-Lagisz" w:date="2024-07-10T12:44:00Z" w16du:dateUtc="2024-07-10T02:44:00Z">
        <w:del w:id="835" w:author="Man Lim Ho" w:date="2024-07-10T19:02:00Z" w16du:dateUtc="2024-07-10T09:02:00Z">
          <w:r w:rsidR="00C726EF" w:rsidDel="009E01FB">
            <w:rPr>
              <w:rFonts w:ascii="Arial" w:hAnsi="Arial" w:cs="Arial"/>
              <w:color w:val="00B050"/>
              <w:sz w:val="24"/>
              <w:szCs w:val="24"/>
            </w:rPr>
            <w:delText xml:space="preserve">step </w:delText>
          </w:r>
        </w:del>
      </w:ins>
      <w:del w:id="836" w:author="Man Lim Ho" w:date="2024-07-10T19:02:00Z" w16du:dateUtc="2024-07-10T09:02:00Z">
        <w:r w:rsidRPr="00D538ED" w:rsidDel="009E01FB">
          <w:rPr>
            <w:rFonts w:ascii="Arial" w:hAnsi="Arial" w:cs="Arial"/>
            <w:color w:val="00B050"/>
            <w:sz w:val="24"/>
            <w:szCs w:val="24"/>
          </w:rPr>
          <w:delText>also served as a full-text screening</w:delText>
        </w:r>
      </w:del>
      <w:ins w:id="837" w:author="Malgorzata Nakagawa-Lagisz" w:date="2024-07-10T12:44:00Z" w16du:dateUtc="2024-07-10T02:44:00Z">
        <w:del w:id="838" w:author="Man Lim Ho" w:date="2024-07-10T19:02:00Z" w16du:dateUtc="2024-07-10T09:02:00Z">
          <w:r w:rsidR="00C726EF" w:rsidDel="009E01FB">
            <w:rPr>
              <w:rFonts w:ascii="Arial" w:hAnsi="Arial" w:cs="Arial"/>
              <w:color w:val="00B050"/>
              <w:sz w:val="24"/>
              <w:szCs w:val="24"/>
            </w:rPr>
            <w:delText xml:space="preserve"> where final checks for </w:delText>
          </w:r>
        </w:del>
      </w:ins>
      <w:ins w:id="839" w:author="Malgorzata Nakagawa-Lagisz" w:date="2024-07-10T12:45:00Z" w16du:dateUtc="2024-07-10T02:45:00Z">
        <w:del w:id="840" w:author="Man Lim Ho" w:date="2024-07-10T19:02:00Z" w16du:dateUtc="2024-07-10T09:02:00Z">
          <w:r w:rsidR="00C726EF" w:rsidDel="009E01FB">
            <w:rPr>
              <w:rFonts w:ascii="Arial" w:hAnsi="Arial" w:cs="Arial"/>
              <w:color w:val="00B050"/>
              <w:sz w:val="24"/>
              <w:szCs w:val="24"/>
            </w:rPr>
            <w:delText>inclusion eligibility were conducted</w:delText>
          </w:r>
        </w:del>
      </w:ins>
      <w:del w:id="841" w:author="Man Lim Ho" w:date="2024-07-10T19:02:00Z" w16du:dateUtc="2024-07-10T09:02:00Z">
        <w:r w:rsidRPr="00D538ED" w:rsidDel="009E01FB">
          <w:rPr>
            <w:rFonts w:ascii="Arial" w:hAnsi="Arial" w:cs="Arial"/>
            <w:color w:val="00B050"/>
            <w:sz w:val="24"/>
            <w:szCs w:val="24"/>
          </w:rPr>
          <w:delText xml:space="preserve">. Additionally, </w:delText>
        </w:r>
      </w:del>
      <w:ins w:id="842" w:author="Malgorzata Nakagawa-Lagisz" w:date="2024-07-10T12:45:00Z" w16du:dateUtc="2024-07-10T02:45:00Z">
        <w:del w:id="843" w:author="Man Lim Ho" w:date="2024-07-10T19:02:00Z" w16du:dateUtc="2024-07-10T09:02:00Z">
          <w:r w:rsidR="00C726EF" w:rsidDel="009E01FB">
            <w:rPr>
              <w:rFonts w:ascii="Arial" w:hAnsi="Arial" w:cs="Arial"/>
              <w:color w:val="00B050"/>
              <w:sz w:val="24"/>
              <w:szCs w:val="24"/>
            </w:rPr>
            <w:delText xml:space="preserve">we </w:delText>
          </w:r>
        </w:del>
      </w:ins>
      <w:del w:id="844" w:author="Man Lim Ho" w:date="2024-07-10T19:02:00Z" w16du:dateUtc="2024-07-10T09:02:00Z">
        <w:r w:rsidRPr="00D538ED" w:rsidDel="009E01FB">
          <w:rPr>
            <w:rFonts w:ascii="Arial" w:hAnsi="Arial" w:cs="Arial"/>
            <w:color w:val="00B050"/>
            <w:sz w:val="24"/>
            <w:szCs w:val="24"/>
          </w:rPr>
          <w:delText xml:space="preserve">this questionnaire also recorded exclusion reason of the </w:delText>
        </w:r>
      </w:del>
      <w:ins w:id="845" w:author="Malgorzata Nakagawa-Lagisz" w:date="2024-07-10T12:45:00Z" w16du:dateUtc="2024-07-10T02:45:00Z">
        <w:del w:id="846" w:author="Man Lim Ho" w:date="2024-07-10T19:02:00Z" w16du:dateUtc="2024-07-10T09:02:00Z">
          <w:r w:rsidR="00C726EF" w:rsidDel="009E01FB">
            <w:rPr>
              <w:rFonts w:ascii="Arial" w:hAnsi="Arial" w:cs="Arial"/>
              <w:color w:val="00B050"/>
              <w:sz w:val="24"/>
              <w:szCs w:val="24"/>
            </w:rPr>
            <w:delText xml:space="preserve">excluded full-text </w:delText>
          </w:r>
        </w:del>
      </w:ins>
      <w:del w:id="847" w:author="Man Lim Ho" w:date="2024-07-10T19:02:00Z" w16du:dateUtc="2024-07-10T09:02:00Z">
        <w:r w:rsidRPr="00D538ED" w:rsidDel="009E01FB">
          <w:rPr>
            <w:rFonts w:ascii="Arial" w:hAnsi="Arial" w:cs="Arial"/>
            <w:color w:val="00B050"/>
            <w:sz w:val="24"/>
            <w:szCs w:val="24"/>
          </w:rPr>
          <w:delText>articles</w:delText>
        </w:r>
      </w:del>
      <w:ins w:id="848" w:author="Malgorzata Nakagawa-Lagisz" w:date="2024-07-10T12:45:00Z" w16du:dateUtc="2024-07-10T02:45:00Z">
        <w:del w:id="849" w:author="Man Lim Ho" w:date="2024-07-10T19:02:00Z" w16du:dateUtc="2024-07-10T09:02:00Z">
          <w:r w:rsidR="00C726EF" w:rsidDel="009E01FB">
            <w:rPr>
              <w:rFonts w:ascii="Arial" w:hAnsi="Arial" w:cs="Arial"/>
              <w:color w:val="00B050"/>
              <w:sz w:val="24"/>
              <w:szCs w:val="24"/>
            </w:rPr>
            <w:delText xml:space="preserve"> (</w:delText>
          </w:r>
        </w:del>
      </w:ins>
      <w:del w:id="850" w:author="Man Lim Ho" w:date="2024-07-10T19:02:00Z" w16du:dateUtc="2024-07-10T09:02:00Z">
        <w:r w:rsidRPr="00D538ED" w:rsidDel="009E01FB">
          <w:rPr>
            <w:rFonts w:ascii="Arial" w:hAnsi="Arial" w:cs="Arial"/>
            <w:color w:val="00B050"/>
            <w:sz w:val="24"/>
            <w:szCs w:val="24"/>
          </w:rPr>
          <w:delText>. A list of excluded studies and reason for exclusion are found in Additional File 3</w:delText>
        </w:r>
      </w:del>
      <w:ins w:id="851" w:author="Malgorzata Nakagawa-Lagisz" w:date="2024-07-10T12:45:00Z" w16du:dateUtc="2024-07-10T02:45:00Z">
        <w:del w:id="852" w:author="Man Lim Ho" w:date="2024-07-10T19:02:00Z" w16du:dateUtc="2024-07-10T09:02:00Z">
          <w:r w:rsidR="00C726EF" w:rsidDel="009E01FB">
            <w:rPr>
              <w:rFonts w:ascii="Arial" w:hAnsi="Arial" w:cs="Arial"/>
              <w:color w:val="00B050"/>
              <w:sz w:val="24"/>
              <w:szCs w:val="24"/>
            </w:rPr>
            <w:delText>)</w:delText>
          </w:r>
        </w:del>
      </w:ins>
      <w:del w:id="853" w:author="Man Lim Ho" w:date="2024-07-10T19:02:00Z" w16du:dateUtc="2024-07-10T09:02:00Z">
        <w:r w:rsidRPr="00D538ED" w:rsidDel="009E01FB">
          <w:rPr>
            <w:rFonts w:ascii="Arial" w:hAnsi="Arial" w:cs="Arial"/>
            <w:color w:val="00B050"/>
            <w:sz w:val="24"/>
            <w:szCs w:val="24"/>
          </w:rPr>
          <w:delText>.</w:delText>
        </w:r>
      </w:del>
    </w:p>
    <w:p w14:paraId="5DC15DCE" w14:textId="762B7014" w:rsidR="00D538ED" w:rsidRPr="00D538ED" w:rsidDel="009E01FB" w:rsidRDefault="00D538ED" w:rsidP="009E01FB">
      <w:pPr>
        <w:spacing w:before="240" w:line="480" w:lineRule="auto"/>
        <w:jc w:val="both"/>
        <w:rPr>
          <w:del w:id="854" w:author="Man Lim Ho" w:date="2024-07-10T19:02:00Z" w16du:dateUtc="2024-07-10T09:02:00Z"/>
          <w:rFonts w:ascii="Arial" w:hAnsi="Arial" w:cs="Arial"/>
          <w:color w:val="00B050"/>
          <w:sz w:val="24"/>
          <w:szCs w:val="24"/>
        </w:rPr>
      </w:pPr>
      <w:del w:id="855" w:author="Man Lim Ho" w:date="2024-07-10T19:02:00Z" w16du:dateUtc="2024-07-10T09:02:00Z">
        <w:r w:rsidRPr="00D538ED" w:rsidDel="009E01FB">
          <w:rPr>
            <w:rFonts w:ascii="Arial" w:hAnsi="Arial" w:cs="Arial"/>
            <w:color w:val="00B050"/>
            <w:sz w:val="24"/>
            <w:szCs w:val="24"/>
          </w:rPr>
          <w:delText>For reporting of the systematic map, we have placed different data type</w:delText>
        </w:r>
      </w:del>
      <w:ins w:id="856" w:author="Malgorzata Nakagawa-Lagisz" w:date="2024-07-10T12:45:00Z" w16du:dateUtc="2024-07-10T02:45:00Z">
        <w:del w:id="857" w:author="Man Lim Ho" w:date="2024-07-10T19:02:00Z" w16du:dateUtc="2024-07-10T09:02:00Z">
          <w:r w:rsidR="00C726EF" w:rsidDel="009E01FB">
            <w:rPr>
              <w:rFonts w:ascii="Arial" w:hAnsi="Arial" w:cs="Arial"/>
              <w:color w:val="00B050"/>
              <w:sz w:val="24"/>
              <w:szCs w:val="24"/>
            </w:rPr>
            <w:delText>s</w:delText>
          </w:r>
        </w:del>
      </w:ins>
      <w:del w:id="858" w:author="Man Lim Ho" w:date="2024-07-10T19:02:00Z" w16du:dateUtc="2024-07-10T09:02:00Z">
        <w:r w:rsidRPr="00D538ED" w:rsidDel="009E01FB">
          <w:rPr>
            <w:rFonts w:ascii="Arial" w:hAnsi="Arial" w:cs="Arial"/>
            <w:color w:val="00B050"/>
            <w:sz w:val="24"/>
            <w:szCs w:val="24"/>
          </w:rPr>
          <w:delText xml:space="preserve"> under the four categories described above.</w:delText>
        </w:r>
      </w:del>
    </w:p>
    <w:p w14:paraId="739122E4" w14:textId="219F044F" w:rsidR="00D538ED" w:rsidRPr="00D538ED" w:rsidDel="009E01FB" w:rsidRDefault="00D538ED" w:rsidP="009E01FB">
      <w:pPr>
        <w:spacing w:before="240" w:line="480" w:lineRule="auto"/>
        <w:jc w:val="both"/>
        <w:rPr>
          <w:del w:id="859" w:author="Man Lim Ho" w:date="2024-07-10T19:02:00Z" w16du:dateUtc="2024-07-10T09:02:00Z"/>
          <w:rFonts w:ascii="Arial" w:hAnsi="Arial" w:cs="Arial"/>
          <w:color w:val="00B050"/>
          <w:sz w:val="24"/>
          <w:szCs w:val="24"/>
        </w:rPr>
      </w:pPr>
      <w:del w:id="860" w:author="Man Lim Ho" w:date="2024-07-10T19:02:00Z" w16du:dateUtc="2024-07-10T09:02:00Z">
        <w:r w:rsidRPr="00D538ED" w:rsidDel="009E01FB">
          <w:rPr>
            <w:rFonts w:ascii="Arial" w:hAnsi="Arial" w:cs="Arial"/>
            <w:color w:val="00B050"/>
            <w:sz w:val="24"/>
            <w:szCs w:val="24"/>
          </w:rPr>
          <w:delText>Bibliographic Map</w:delText>
        </w:r>
      </w:del>
      <w:ins w:id="861" w:author="Malgorzata Nakagawa-Lagisz" w:date="2024-07-10T12:47:00Z" w16du:dateUtc="2024-07-10T02:47:00Z">
        <w:del w:id="862" w:author="Man Lim Ho" w:date="2024-07-10T19:02:00Z" w16du:dateUtc="2024-07-10T09:02:00Z">
          <w:r w:rsidR="00C726EF" w:rsidDel="009E01FB">
            <w:rPr>
              <w:rFonts w:ascii="Arial" w:hAnsi="Arial" w:cs="Arial"/>
              <w:color w:val="00B050"/>
              <w:sz w:val="24"/>
              <w:szCs w:val="24"/>
            </w:rPr>
            <w:delText xml:space="preserve">: </w:delText>
          </w:r>
        </w:del>
      </w:ins>
    </w:p>
    <w:p w14:paraId="3AA82671" w14:textId="61501E9C" w:rsidR="00D538ED" w:rsidRPr="00C726EF" w:rsidDel="009E01FB" w:rsidRDefault="00D538ED">
      <w:pPr>
        <w:spacing w:before="240" w:line="480" w:lineRule="auto"/>
        <w:jc w:val="both"/>
        <w:rPr>
          <w:del w:id="863" w:author="Man Lim Ho" w:date="2024-07-10T19:02:00Z" w16du:dateUtc="2024-07-10T09:02:00Z"/>
          <w:rFonts w:ascii="Arial" w:hAnsi="Arial" w:cs="Arial"/>
          <w:color w:val="00B050"/>
          <w:sz w:val="24"/>
          <w:szCs w:val="24"/>
          <w:rPrChange w:id="864" w:author="Malgorzata Nakagawa-Lagisz" w:date="2024-07-10T12:47:00Z" w16du:dateUtc="2024-07-10T02:47:00Z">
            <w:rPr>
              <w:del w:id="865" w:author="Man Lim Ho" w:date="2024-07-10T19:02:00Z" w16du:dateUtc="2024-07-10T09:02:00Z"/>
            </w:rPr>
          </w:rPrChange>
        </w:rPr>
        <w:pPrChange w:id="866" w:author="Malgorzata Nakagawa-Lagisz" w:date="2024-07-10T12:47:00Z" w16du:dateUtc="2024-07-10T02:47:00Z">
          <w:pPr>
            <w:pStyle w:val="ListParagraph"/>
            <w:numPr>
              <w:ilvl w:val="1"/>
              <w:numId w:val="6"/>
            </w:numPr>
            <w:spacing w:before="240" w:line="480" w:lineRule="auto"/>
            <w:ind w:left="1440" w:hanging="360"/>
            <w:jc w:val="both"/>
          </w:pPr>
        </w:pPrChange>
      </w:pPr>
      <w:del w:id="867" w:author="Man Lim Ho" w:date="2024-07-10T19:02:00Z" w16du:dateUtc="2024-07-10T09:02:00Z">
        <w:r w:rsidRPr="00C726EF" w:rsidDel="009E01FB">
          <w:rPr>
            <w:rFonts w:ascii="Arial" w:hAnsi="Arial" w:cs="Arial"/>
            <w:color w:val="00B050"/>
            <w:sz w:val="24"/>
            <w:szCs w:val="24"/>
            <w:rPrChange w:id="868" w:author="Malgorzata Nakagawa-Lagisz" w:date="2024-07-10T12:47:00Z" w16du:dateUtc="2024-07-10T02:47:00Z">
              <w:rPr/>
            </w:rPrChange>
          </w:rPr>
          <w:delText>Title, DOI, number of citations, authors’ information, year of publication, journal, keywords</w:delText>
        </w:r>
      </w:del>
    </w:p>
    <w:p w14:paraId="3510DEAD" w14:textId="703A9C1D" w:rsidR="00D538ED" w:rsidRPr="00D538ED" w:rsidDel="009E01FB" w:rsidRDefault="00D538ED" w:rsidP="009E01FB">
      <w:pPr>
        <w:spacing w:before="240" w:line="480" w:lineRule="auto"/>
        <w:jc w:val="both"/>
        <w:rPr>
          <w:del w:id="869" w:author="Man Lim Ho" w:date="2024-07-10T19:02:00Z" w16du:dateUtc="2024-07-10T09:02:00Z"/>
          <w:rFonts w:ascii="Arial" w:hAnsi="Arial" w:cs="Arial"/>
          <w:color w:val="00B050"/>
          <w:sz w:val="24"/>
          <w:szCs w:val="24"/>
        </w:rPr>
      </w:pPr>
      <w:del w:id="870" w:author="Man Lim Ho" w:date="2024-07-10T19:02:00Z" w16du:dateUtc="2024-07-10T09:02:00Z">
        <w:r w:rsidRPr="00D538ED" w:rsidDel="009E01FB">
          <w:rPr>
            <w:rFonts w:ascii="Arial" w:hAnsi="Arial" w:cs="Arial"/>
            <w:color w:val="00B050"/>
            <w:sz w:val="24"/>
            <w:szCs w:val="24"/>
          </w:rPr>
          <w:delText>Location of research</w:delText>
        </w:r>
      </w:del>
      <w:ins w:id="871" w:author="Malgorzata Nakagawa-Lagisz" w:date="2024-07-10T12:47:00Z" w16du:dateUtc="2024-07-10T02:47:00Z">
        <w:del w:id="872" w:author="Man Lim Ho" w:date="2024-07-10T19:02:00Z" w16du:dateUtc="2024-07-10T09:02:00Z">
          <w:r w:rsidR="00C726EF" w:rsidDel="009E01FB">
            <w:rPr>
              <w:rFonts w:ascii="Arial" w:hAnsi="Arial" w:cs="Arial"/>
              <w:color w:val="00B050"/>
              <w:sz w:val="24"/>
              <w:szCs w:val="24"/>
            </w:rPr>
            <w:delText xml:space="preserve">: </w:delText>
          </w:r>
        </w:del>
      </w:ins>
    </w:p>
    <w:p w14:paraId="69C4FD07" w14:textId="47721DF7" w:rsidR="00D538ED" w:rsidRPr="00C726EF" w:rsidDel="009E01FB" w:rsidRDefault="00D538ED">
      <w:pPr>
        <w:spacing w:before="240" w:line="480" w:lineRule="auto"/>
        <w:jc w:val="both"/>
        <w:rPr>
          <w:del w:id="873" w:author="Man Lim Ho" w:date="2024-07-10T19:02:00Z" w16du:dateUtc="2024-07-10T09:02:00Z"/>
          <w:rFonts w:ascii="Arial" w:hAnsi="Arial" w:cs="Arial"/>
          <w:color w:val="00B050"/>
          <w:sz w:val="24"/>
          <w:szCs w:val="24"/>
          <w:rPrChange w:id="874" w:author="Malgorzata Nakagawa-Lagisz" w:date="2024-07-10T12:47:00Z" w16du:dateUtc="2024-07-10T02:47:00Z">
            <w:rPr>
              <w:del w:id="875" w:author="Man Lim Ho" w:date="2024-07-10T19:02:00Z" w16du:dateUtc="2024-07-10T09:02:00Z"/>
            </w:rPr>
          </w:rPrChange>
        </w:rPr>
        <w:pPrChange w:id="876" w:author="Malgorzata Nakagawa-Lagisz" w:date="2024-07-10T12:47:00Z" w16du:dateUtc="2024-07-10T02:47:00Z">
          <w:pPr>
            <w:pStyle w:val="ListParagraph"/>
            <w:numPr>
              <w:ilvl w:val="1"/>
              <w:numId w:val="5"/>
            </w:numPr>
            <w:spacing w:before="240" w:line="480" w:lineRule="auto"/>
            <w:ind w:left="1440" w:hanging="360"/>
            <w:jc w:val="both"/>
          </w:pPr>
        </w:pPrChange>
      </w:pPr>
      <w:del w:id="877" w:author="Man Lim Ho" w:date="2024-07-10T19:02:00Z" w16du:dateUtc="2024-07-10T09:02:00Z">
        <w:r w:rsidRPr="00C726EF" w:rsidDel="009E01FB">
          <w:rPr>
            <w:rFonts w:ascii="Arial" w:hAnsi="Arial" w:cs="Arial"/>
            <w:color w:val="00B050"/>
            <w:sz w:val="24"/>
            <w:szCs w:val="24"/>
            <w:rPrChange w:id="878" w:author="Malgorzata Nakagawa-Lagisz" w:date="2024-07-10T12:47:00Z" w16du:dateUtc="2024-07-10T02:47:00Z">
              <w:rPr/>
            </w:rPrChange>
          </w:rPr>
          <w:lastRenderedPageBreak/>
          <w:delText>Research ecoregions, type of location, development status, species</w:delText>
        </w:r>
      </w:del>
    </w:p>
    <w:p w14:paraId="3486E0D7" w14:textId="524F67B2" w:rsidR="00D538ED" w:rsidRPr="00D538ED" w:rsidDel="009E01FB" w:rsidRDefault="00D538ED" w:rsidP="009E01FB">
      <w:pPr>
        <w:spacing w:before="240" w:line="480" w:lineRule="auto"/>
        <w:jc w:val="both"/>
        <w:rPr>
          <w:del w:id="879" w:author="Man Lim Ho" w:date="2024-07-10T19:02:00Z" w16du:dateUtc="2024-07-10T09:02:00Z"/>
          <w:rFonts w:ascii="Arial" w:hAnsi="Arial" w:cs="Arial"/>
          <w:color w:val="00B050"/>
          <w:sz w:val="24"/>
          <w:szCs w:val="24"/>
        </w:rPr>
      </w:pPr>
      <w:del w:id="880" w:author="Man Lim Ho" w:date="2024-07-10T19:02:00Z" w16du:dateUtc="2024-07-10T09:02:00Z">
        <w:r w:rsidRPr="00D538ED" w:rsidDel="009E01FB">
          <w:rPr>
            <w:rFonts w:ascii="Arial" w:hAnsi="Arial" w:cs="Arial"/>
            <w:color w:val="00B050"/>
            <w:sz w:val="24"/>
            <w:szCs w:val="24"/>
          </w:rPr>
          <w:delText>Research data recorded</w:delText>
        </w:r>
      </w:del>
      <w:ins w:id="881" w:author="Malgorzata Nakagawa-Lagisz" w:date="2024-07-10T12:47:00Z" w16du:dateUtc="2024-07-10T02:47:00Z">
        <w:del w:id="882" w:author="Man Lim Ho" w:date="2024-07-10T19:02:00Z" w16du:dateUtc="2024-07-10T09:02:00Z">
          <w:r w:rsidR="00C726EF" w:rsidDel="009E01FB">
            <w:rPr>
              <w:rFonts w:ascii="Arial" w:hAnsi="Arial" w:cs="Arial"/>
              <w:color w:val="00B050"/>
              <w:sz w:val="24"/>
              <w:szCs w:val="24"/>
            </w:rPr>
            <w:delText xml:space="preserve">: </w:delText>
          </w:r>
        </w:del>
      </w:ins>
    </w:p>
    <w:p w14:paraId="4099A7EA" w14:textId="0535A37E" w:rsidR="00D538ED" w:rsidRPr="00C726EF" w:rsidDel="009E01FB" w:rsidRDefault="00D538ED">
      <w:pPr>
        <w:spacing w:before="240" w:line="480" w:lineRule="auto"/>
        <w:jc w:val="both"/>
        <w:rPr>
          <w:del w:id="883" w:author="Man Lim Ho" w:date="2024-07-10T19:02:00Z" w16du:dateUtc="2024-07-10T09:02:00Z"/>
          <w:rFonts w:ascii="Arial" w:hAnsi="Arial" w:cs="Arial"/>
          <w:color w:val="00B050"/>
          <w:sz w:val="24"/>
          <w:szCs w:val="24"/>
          <w:rPrChange w:id="884" w:author="Malgorzata Nakagawa-Lagisz" w:date="2024-07-10T12:47:00Z" w16du:dateUtc="2024-07-10T02:47:00Z">
            <w:rPr>
              <w:del w:id="885" w:author="Man Lim Ho" w:date="2024-07-10T19:02:00Z" w16du:dateUtc="2024-07-10T09:02:00Z"/>
            </w:rPr>
          </w:rPrChange>
        </w:rPr>
        <w:pPrChange w:id="886" w:author="Malgorzata Nakagawa-Lagisz" w:date="2024-07-10T12:47:00Z" w16du:dateUtc="2024-07-10T02:47:00Z">
          <w:pPr>
            <w:pStyle w:val="ListParagraph"/>
            <w:numPr>
              <w:ilvl w:val="1"/>
              <w:numId w:val="4"/>
            </w:numPr>
            <w:spacing w:before="240" w:line="480" w:lineRule="auto"/>
            <w:ind w:left="1440" w:hanging="360"/>
            <w:jc w:val="both"/>
          </w:pPr>
        </w:pPrChange>
      </w:pPr>
      <w:del w:id="887" w:author="Man Lim Ho" w:date="2024-07-10T19:02:00Z" w16du:dateUtc="2024-07-10T09:02:00Z">
        <w:r w:rsidRPr="00C726EF" w:rsidDel="009E01FB">
          <w:rPr>
            <w:rFonts w:ascii="Arial" w:hAnsi="Arial" w:cs="Arial"/>
            <w:color w:val="00B050"/>
            <w:sz w:val="24"/>
            <w:szCs w:val="24"/>
            <w:rPrChange w:id="888" w:author="Malgorzata Nakagawa-Lagisz" w:date="2024-07-10T12:47:00Z" w16du:dateUtc="2024-07-10T02:47:00Z">
              <w:rPr/>
            </w:rPrChange>
          </w:rPr>
          <w:delText>Temperature data recording methods, study type, study timeline, environmental parameters, availability of temperature data</w:delText>
        </w:r>
      </w:del>
    </w:p>
    <w:p w14:paraId="2B023672" w14:textId="61C40AA7" w:rsidR="00D538ED" w:rsidRPr="00D538ED" w:rsidDel="009E01FB" w:rsidRDefault="00D538ED" w:rsidP="009E01FB">
      <w:pPr>
        <w:spacing w:before="240" w:line="480" w:lineRule="auto"/>
        <w:jc w:val="both"/>
        <w:rPr>
          <w:del w:id="889" w:author="Man Lim Ho" w:date="2024-07-10T19:02:00Z" w16du:dateUtc="2024-07-10T09:02:00Z"/>
          <w:rFonts w:ascii="Arial" w:hAnsi="Arial" w:cs="Arial"/>
          <w:color w:val="00B050"/>
          <w:sz w:val="24"/>
          <w:szCs w:val="24"/>
        </w:rPr>
      </w:pPr>
      <w:del w:id="890" w:author="Man Lim Ho" w:date="2024-07-10T19:02:00Z" w16du:dateUtc="2024-07-10T09:02:00Z">
        <w:r w:rsidRPr="00D538ED" w:rsidDel="009E01FB">
          <w:rPr>
            <w:rFonts w:ascii="Arial" w:hAnsi="Arial" w:cs="Arial"/>
            <w:color w:val="00B050"/>
            <w:sz w:val="24"/>
            <w:szCs w:val="24"/>
          </w:rPr>
          <w:delText>Ocean warming evidence</w:delText>
        </w:r>
      </w:del>
      <w:ins w:id="891" w:author="Malgorzata Nakagawa-Lagisz" w:date="2024-07-10T12:47:00Z" w16du:dateUtc="2024-07-10T02:47:00Z">
        <w:del w:id="892" w:author="Man Lim Ho" w:date="2024-07-10T19:02:00Z" w16du:dateUtc="2024-07-10T09:02:00Z">
          <w:r w:rsidR="00C726EF" w:rsidDel="009E01FB">
            <w:rPr>
              <w:rFonts w:ascii="Arial" w:hAnsi="Arial" w:cs="Arial"/>
              <w:color w:val="00B050"/>
              <w:sz w:val="24"/>
              <w:szCs w:val="24"/>
            </w:rPr>
            <w:delText xml:space="preserve">: </w:delText>
          </w:r>
        </w:del>
      </w:ins>
    </w:p>
    <w:p w14:paraId="5B124E10" w14:textId="0E9562B1" w:rsidR="00D538ED" w:rsidRPr="00C726EF" w:rsidDel="009E01FB" w:rsidRDefault="00D538ED">
      <w:pPr>
        <w:spacing w:before="240" w:line="480" w:lineRule="auto"/>
        <w:jc w:val="both"/>
        <w:rPr>
          <w:del w:id="893" w:author="Man Lim Ho" w:date="2024-07-10T19:02:00Z" w16du:dateUtc="2024-07-10T09:02:00Z"/>
          <w:rFonts w:ascii="Arial" w:hAnsi="Arial" w:cs="Arial"/>
          <w:color w:val="00B050"/>
          <w:sz w:val="24"/>
          <w:szCs w:val="24"/>
          <w:rPrChange w:id="894" w:author="Malgorzata Nakagawa-Lagisz" w:date="2024-07-10T12:47:00Z" w16du:dateUtc="2024-07-10T02:47:00Z">
            <w:rPr>
              <w:del w:id="895" w:author="Man Lim Ho" w:date="2024-07-10T19:02:00Z" w16du:dateUtc="2024-07-10T09:02:00Z"/>
            </w:rPr>
          </w:rPrChange>
        </w:rPr>
        <w:pPrChange w:id="896" w:author="Malgorzata Nakagawa-Lagisz" w:date="2024-07-10T12:47:00Z" w16du:dateUtc="2024-07-10T02:47:00Z">
          <w:pPr>
            <w:pStyle w:val="ListParagraph"/>
            <w:numPr>
              <w:ilvl w:val="1"/>
              <w:numId w:val="3"/>
            </w:numPr>
            <w:spacing w:before="240" w:line="480" w:lineRule="auto"/>
            <w:ind w:left="1440" w:hanging="360"/>
            <w:jc w:val="both"/>
          </w:pPr>
        </w:pPrChange>
      </w:pPr>
      <w:del w:id="897" w:author="Man Lim Ho" w:date="2024-07-10T19:02:00Z" w16du:dateUtc="2024-07-10T09:02:00Z">
        <w:r w:rsidRPr="00C726EF" w:rsidDel="009E01FB">
          <w:rPr>
            <w:rFonts w:ascii="Arial" w:hAnsi="Arial" w:cs="Arial"/>
            <w:color w:val="00B050"/>
            <w:sz w:val="24"/>
            <w:szCs w:val="24"/>
            <w:rPrChange w:id="898" w:author="Malgorzata Nakagawa-Lagisz" w:date="2024-07-10T12:47:00Z" w16du:dateUtc="2024-07-10T02:47:00Z">
              <w:rPr/>
            </w:rPrChange>
          </w:rPr>
          <w:delText>Extreme weather events recorded, stressors, severity, extreme weather events timeline, study outcome or prediction</w:delText>
        </w:r>
      </w:del>
    </w:p>
    <w:p w14:paraId="513F9FCF" w14:textId="77551326" w:rsidR="00F641E0" w:rsidRPr="00D538ED" w:rsidDel="009E01FB" w:rsidRDefault="00D538ED" w:rsidP="009E01FB">
      <w:pPr>
        <w:spacing w:before="240" w:line="480" w:lineRule="auto"/>
        <w:jc w:val="both"/>
        <w:rPr>
          <w:del w:id="899" w:author="Man Lim Ho" w:date="2024-07-10T19:02:00Z" w16du:dateUtc="2024-07-10T09:02:00Z"/>
          <w:rFonts w:ascii="Arial" w:hAnsi="Arial" w:cs="Arial"/>
          <w:color w:val="00B050"/>
          <w:sz w:val="24"/>
          <w:szCs w:val="24"/>
        </w:rPr>
      </w:pPr>
      <w:del w:id="900" w:author="Man Lim Ho" w:date="2024-07-10T19:02:00Z" w16du:dateUtc="2024-07-10T09:02:00Z">
        <w:r w:rsidRPr="00D538ED" w:rsidDel="009E01FB">
          <w:rPr>
            <w:rFonts w:ascii="Arial" w:hAnsi="Arial" w:cs="Arial"/>
            <w:color w:val="00B050"/>
            <w:sz w:val="24"/>
            <w:szCs w:val="24"/>
          </w:rPr>
          <w:delText xml:space="preserve">The included article for this systematic map was screened and data </w:delText>
        </w:r>
      </w:del>
      <w:ins w:id="901" w:author="Malgorzata Nakagawa-Lagisz" w:date="2024-07-10T12:47:00Z" w16du:dateUtc="2024-07-10T02:47:00Z">
        <w:del w:id="902" w:author="Man Lim Ho" w:date="2024-07-10T19:02:00Z" w16du:dateUtc="2024-07-10T09:02:00Z">
          <w:r w:rsidR="00C726EF" w:rsidDel="009E01FB">
            <w:rPr>
              <w:rFonts w:ascii="Arial" w:hAnsi="Arial" w:cs="Arial"/>
              <w:color w:val="00B050"/>
              <w:sz w:val="24"/>
              <w:szCs w:val="24"/>
            </w:rPr>
            <w:delText>E</w:delText>
          </w:r>
        </w:del>
      </w:ins>
      <w:del w:id="903" w:author="Man Lim Ho" w:date="2024-07-10T19:02:00Z" w16du:dateUtc="2024-07-10T09:02:00Z">
        <w:r w:rsidRPr="00D538ED" w:rsidDel="009E01FB">
          <w:rPr>
            <w:rFonts w:ascii="Arial" w:hAnsi="Arial" w:cs="Arial"/>
            <w:color w:val="00B050"/>
            <w:sz w:val="24"/>
            <w:szCs w:val="24"/>
          </w:rPr>
          <w:delText xml:space="preserve">extracted </w:delText>
        </w:r>
      </w:del>
      <w:ins w:id="904" w:author="Malgorzata Nakagawa-Lagisz" w:date="2024-07-10T12:47:00Z" w16du:dateUtc="2024-07-10T02:47:00Z">
        <w:del w:id="905" w:author="Man Lim Ho" w:date="2024-07-10T19:02:00Z" w16du:dateUtc="2024-07-10T09:02:00Z">
          <w:r w:rsidR="00C726EF" w:rsidDel="009E01FB">
            <w:rPr>
              <w:rFonts w:ascii="Arial" w:hAnsi="Arial" w:cs="Arial"/>
              <w:color w:val="00B050"/>
              <w:sz w:val="24"/>
              <w:szCs w:val="24"/>
            </w:rPr>
            <w:delText>daye is provided</w:delText>
          </w:r>
        </w:del>
      </w:ins>
      <w:ins w:id="906" w:author="Malgorzata Nakagawa-Lagisz" w:date="2024-07-10T12:48:00Z" w16du:dateUtc="2024-07-10T02:48:00Z">
        <w:del w:id="907" w:author="Man Lim Ho" w:date="2024-07-10T19:02:00Z" w16du:dateUtc="2024-07-10T09:02:00Z">
          <w:r w:rsidR="00C726EF" w:rsidDel="009E01FB">
            <w:rPr>
              <w:rFonts w:ascii="Arial" w:hAnsi="Arial" w:cs="Arial"/>
              <w:color w:val="00B050"/>
              <w:sz w:val="24"/>
              <w:szCs w:val="24"/>
            </w:rPr>
            <w:delText xml:space="preserve"> in</w:delText>
          </w:r>
        </w:del>
      </w:ins>
      <w:del w:id="908" w:author="Man Lim Ho" w:date="2024-07-10T19:02:00Z" w16du:dateUtc="2024-07-10T09:02:00Z">
        <w:r w:rsidRPr="00D538ED" w:rsidDel="009E01FB">
          <w:rPr>
            <w:rFonts w:ascii="Arial" w:hAnsi="Arial" w:cs="Arial"/>
            <w:color w:val="00B050"/>
            <w:sz w:val="24"/>
            <w:szCs w:val="24"/>
          </w:rPr>
          <w:delText>to Additional File 4, which also serves as the master data file for this systematic map.</w:delText>
        </w:r>
        <w:r w:rsidR="0079517A" w:rsidRPr="0079517A" w:rsidDel="009E01FB">
          <w:delText xml:space="preserve"> </w:delText>
        </w:r>
        <w:r w:rsidR="0079517A" w:rsidRPr="0079517A" w:rsidDel="009E01FB">
          <w:rPr>
            <w:rFonts w:ascii="Arial" w:hAnsi="Arial" w:cs="Arial"/>
            <w:color w:val="00B050"/>
            <w:sz w:val="24"/>
            <w:szCs w:val="24"/>
          </w:rPr>
          <w:delText>An additional file (Additional File 5) was attached to the depository to</w:delText>
        </w:r>
      </w:del>
      <w:ins w:id="909" w:author="Malgorzata Nakagawa-Lagisz" w:date="2024-07-10T12:48:00Z" w16du:dateUtc="2024-07-10T02:48:00Z">
        <w:del w:id="910" w:author="Man Lim Ho" w:date="2024-07-10T19:02:00Z" w16du:dateUtc="2024-07-10T09:02:00Z">
          <w:r w:rsidR="00C726EF" w:rsidDel="009E01FB">
            <w:rPr>
              <w:rFonts w:ascii="Arial" w:hAnsi="Arial" w:cs="Arial"/>
              <w:color w:val="00B050"/>
              <w:sz w:val="24"/>
              <w:szCs w:val="24"/>
            </w:rPr>
            <w:delText>includes</w:delText>
          </w:r>
        </w:del>
      </w:ins>
      <w:del w:id="911" w:author="Man Lim Ho" w:date="2024-07-10T19:02:00Z" w16du:dateUtc="2024-07-10T09:02:00Z">
        <w:r w:rsidR="0079517A" w:rsidRPr="0079517A" w:rsidDel="009E01FB">
          <w:rPr>
            <w:rFonts w:ascii="Arial" w:hAnsi="Arial" w:cs="Arial"/>
            <w:color w:val="00B050"/>
            <w:sz w:val="24"/>
            <w:szCs w:val="24"/>
          </w:rPr>
          <w:delText xml:space="preserve"> describe the meta</w:delText>
        </w:r>
      </w:del>
      <w:ins w:id="912" w:author="Malgorzata Nakagawa-Lagisz" w:date="2024-07-10T12:48:00Z" w16du:dateUtc="2024-07-10T02:48:00Z">
        <w:del w:id="913" w:author="Man Lim Ho" w:date="2024-07-10T19:02:00Z" w16du:dateUtc="2024-07-10T09:02:00Z">
          <w:r w:rsidR="00C726EF" w:rsidDel="009E01FB">
            <w:rPr>
              <w:rFonts w:ascii="Arial" w:hAnsi="Arial" w:cs="Arial"/>
              <w:color w:val="00B050"/>
              <w:sz w:val="24"/>
              <w:szCs w:val="24"/>
            </w:rPr>
            <w:delText>-</w:delText>
          </w:r>
        </w:del>
      </w:ins>
      <w:del w:id="914" w:author="Man Lim Ho" w:date="2024-07-10T19:02:00Z" w16du:dateUtc="2024-07-10T09:02:00Z">
        <w:r w:rsidR="0079517A" w:rsidRPr="0079517A" w:rsidDel="009E01FB">
          <w:rPr>
            <w:rFonts w:ascii="Arial" w:hAnsi="Arial" w:cs="Arial"/>
            <w:color w:val="00B050"/>
            <w:sz w:val="24"/>
            <w:szCs w:val="24"/>
          </w:rPr>
          <w:delText xml:space="preserve"> data</w:delText>
        </w:r>
      </w:del>
      <w:ins w:id="915" w:author="Malgorzata Nakagawa-Lagisz" w:date="2024-07-10T12:48:00Z" w16du:dateUtc="2024-07-10T02:48:00Z">
        <w:del w:id="916" w:author="Man Lim Ho" w:date="2024-07-10T19:02:00Z" w16du:dateUtc="2024-07-10T09:02:00Z">
          <w:r w:rsidR="00C726EF" w:rsidDel="009E01FB">
            <w:rPr>
              <w:rFonts w:ascii="Arial" w:hAnsi="Arial" w:cs="Arial"/>
              <w:color w:val="00B050"/>
              <w:sz w:val="24"/>
              <w:szCs w:val="24"/>
            </w:rPr>
            <w:delText xml:space="preserve"> (i.e. descriptions of all extracted variables)</w:delText>
          </w:r>
        </w:del>
      </w:ins>
      <w:del w:id="917" w:author="Man Lim Ho" w:date="2024-07-10T19:02:00Z" w16du:dateUtc="2024-07-10T09:02:00Z">
        <w:r w:rsidR="0079517A" w:rsidRPr="0079517A" w:rsidDel="009E01FB">
          <w:rPr>
            <w:rFonts w:ascii="Arial" w:hAnsi="Arial" w:cs="Arial"/>
            <w:color w:val="00B050"/>
            <w:sz w:val="24"/>
            <w:szCs w:val="24"/>
          </w:rPr>
          <w:delText>.</w:delText>
        </w:r>
        <w:r w:rsidR="009D5B13" w:rsidRPr="00D538ED" w:rsidDel="009E01FB">
          <w:rPr>
            <w:rFonts w:ascii="Arial" w:hAnsi="Arial" w:cs="Arial"/>
            <w:color w:val="00B050"/>
            <w:sz w:val="24"/>
            <w:szCs w:val="24"/>
          </w:rPr>
          <w:delText>”</w:delText>
        </w:r>
      </w:del>
    </w:p>
    <w:p w14:paraId="224E4DD2" w14:textId="10E296BA"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Review findings</w:t>
      </w:r>
    </w:p>
    <w:p w14:paraId="582802C6"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L332 The search results for each source must be indicated.</w:t>
      </w:r>
    </w:p>
    <w:p w14:paraId="0A209DD6" w14:textId="6DCB3AD3" w:rsidR="00927F43" w:rsidRDefault="003C4681" w:rsidP="0016179E">
      <w:pPr>
        <w:spacing w:before="240" w:line="480" w:lineRule="auto"/>
        <w:jc w:val="both"/>
        <w:rPr>
          <w:ins w:id="918" w:author="Malgorzata Nakagawa-Lagisz" w:date="2024-07-10T11:12:00Z" w16du:dateUtc="2024-07-10T01:12:00Z"/>
          <w:rFonts w:ascii="Arial" w:hAnsi="Arial" w:cs="Arial"/>
          <w:color w:val="00B050"/>
          <w:sz w:val="24"/>
          <w:szCs w:val="24"/>
          <w:shd w:val="clear" w:color="auto" w:fill="FFFFFF"/>
        </w:rPr>
      </w:pPr>
      <w:r w:rsidRPr="006E3031">
        <w:rPr>
          <w:rFonts w:ascii="Arial" w:hAnsi="Arial" w:cs="Arial"/>
          <w:color w:val="00B050"/>
          <w:sz w:val="24"/>
          <w:szCs w:val="24"/>
          <w:shd w:val="clear" w:color="auto" w:fill="FFFFFF"/>
        </w:rPr>
        <w:t xml:space="preserve">Author Response: We have changed this section to </w:t>
      </w:r>
      <w:del w:id="919" w:author="Malgorzata Nakagawa-Lagisz" w:date="2024-07-10T12:49:00Z" w16du:dateUtc="2024-07-10T02:49:00Z">
        <w:r w:rsidRPr="006E3031" w:rsidDel="00C726EF">
          <w:rPr>
            <w:rFonts w:ascii="Arial" w:hAnsi="Arial" w:cs="Arial"/>
            <w:color w:val="00B050"/>
            <w:sz w:val="24"/>
            <w:szCs w:val="24"/>
            <w:shd w:val="clear" w:color="auto" w:fill="FFFFFF"/>
          </w:rPr>
          <w:delText xml:space="preserve">include </w:delText>
        </w:r>
      </w:del>
      <w:ins w:id="920" w:author="Malgorzata Nakagawa-Lagisz" w:date="2024-07-10T12:49:00Z" w16du:dateUtc="2024-07-10T02:49:00Z">
        <w:r w:rsidR="00C726EF">
          <w:rPr>
            <w:rFonts w:ascii="Arial" w:hAnsi="Arial" w:cs="Arial"/>
            <w:color w:val="00B050"/>
            <w:sz w:val="24"/>
            <w:szCs w:val="24"/>
            <w:shd w:val="clear" w:color="auto" w:fill="FFFFFF"/>
          </w:rPr>
          <w:t>describe</w:t>
        </w:r>
        <w:r w:rsidR="00C726EF" w:rsidRPr="006E3031">
          <w:rPr>
            <w:rFonts w:ascii="Arial" w:hAnsi="Arial" w:cs="Arial"/>
            <w:color w:val="00B050"/>
            <w:sz w:val="24"/>
            <w:szCs w:val="24"/>
            <w:shd w:val="clear" w:color="auto" w:fill="FFFFFF"/>
          </w:rPr>
          <w:t xml:space="preserve"> </w:t>
        </w:r>
      </w:ins>
      <w:r w:rsidRPr="006E3031">
        <w:rPr>
          <w:rFonts w:ascii="Arial" w:hAnsi="Arial" w:cs="Arial"/>
          <w:color w:val="00B050"/>
          <w:sz w:val="24"/>
          <w:szCs w:val="24"/>
          <w:shd w:val="clear" w:color="auto" w:fill="FFFFFF"/>
        </w:rPr>
        <w:t xml:space="preserve">the </w:t>
      </w:r>
      <w:r w:rsidR="006E3031" w:rsidRPr="006E3031">
        <w:rPr>
          <w:rFonts w:ascii="Arial" w:hAnsi="Arial" w:cs="Arial"/>
          <w:color w:val="00B050"/>
          <w:sz w:val="24"/>
          <w:szCs w:val="24"/>
          <w:shd w:val="clear" w:color="auto" w:fill="FFFFFF"/>
        </w:rPr>
        <w:t>data</w:t>
      </w:r>
      <w:del w:id="921" w:author="Malgorzata Nakagawa-Lagisz" w:date="2024-07-10T12:49:00Z" w16du:dateUtc="2024-07-10T02:49:00Z">
        <w:r w:rsidR="006E3031" w:rsidRPr="006E3031" w:rsidDel="00C726EF">
          <w:rPr>
            <w:rFonts w:ascii="Arial" w:hAnsi="Arial" w:cs="Arial"/>
            <w:color w:val="00B050"/>
            <w:sz w:val="24"/>
            <w:szCs w:val="24"/>
            <w:shd w:val="clear" w:color="auto" w:fill="FFFFFF"/>
          </w:rPr>
          <w:delText xml:space="preserve"> </w:delText>
        </w:r>
      </w:del>
      <w:r w:rsidR="006E3031" w:rsidRPr="006E3031">
        <w:rPr>
          <w:rFonts w:ascii="Arial" w:hAnsi="Arial" w:cs="Arial"/>
          <w:color w:val="00B050"/>
          <w:sz w:val="24"/>
          <w:szCs w:val="24"/>
          <w:shd w:val="clear" w:color="auto" w:fill="FFFFFF"/>
        </w:rPr>
        <w:t>base search results as follow</w:t>
      </w:r>
      <w:ins w:id="922" w:author="Malgorzata Nakagawa-Lagisz" w:date="2024-07-10T11:12:00Z" w16du:dateUtc="2024-07-10T01:12:00Z">
        <w:r w:rsidR="00927F43">
          <w:rPr>
            <w:rFonts w:ascii="Arial" w:hAnsi="Arial" w:cs="Arial"/>
            <w:color w:val="00B050"/>
            <w:sz w:val="24"/>
            <w:szCs w:val="24"/>
            <w:shd w:val="clear" w:color="auto" w:fill="FFFFFF"/>
          </w:rPr>
          <w:t>s</w:t>
        </w:r>
      </w:ins>
      <w:del w:id="923" w:author="Malgorzata Nakagawa-Lagisz" w:date="2024-07-10T11:12:00Z" w16du:dateUtc="2024-07-10T01:12:00Z">
        <w:r w:rsidR="006E3031" w:rsidRPr="006E3031" w:rsidDel="00927F43">
          <w:rPr>
            <w:rFonts w:ascii="Arial" w:hAnsi="Arial" w:cs="Arial"/>
            <w:color w:val="00B050"/>
            <w:sz w:val="24"/>
            <w:szCs w:val="24"/>
            <w:shd w:val="clear" w:color="auto" w:fill="FFFFFF"/>
          </w:rPr>
          <w:delText>ing</w:delText>
        </w:r>
      </w:del>
      <w:r w:rsidR="006E3031" w:rsidRPr="006E3031">
        <w:rPr>
          <w:rFonts w:ascii="Arial" w:hAnsi="Arial" w:cs="Arial"/>
          <w:color w:val="00B050"/>
          <w:sz w:val="24"/>
          <w:szCs w:val="24"/>
          <w:shd w:val="clear" w:color="auto" w:fill="FFFFFF"/>
        </w:rPr>
        <w:t xml:space="preserve">: </w:t>
      </w:r>
    </w:p>
    <w:p w14:paraId="72CBA0A6" w14:textId="5D68CC28" w:rsidR="003C4681" w:rsidRPr="006E3031" w:rsidRDefault="00927F43" w:rsidP="0016179E">
      <w:pPr>
        <w:spacing w:before="240" w:line="480" w:lineRule="auto"/>
        <w:jc w:val="both"/>
        <w:rPr>
          <w:rFonts w:ascii="Arial" w:hAnsi="Arial" w:cs="Arial"/>
          <w:color w:val="00B050"/>
          <w:sz w:val="24"/>
          <w:szCs w:val="24"/>
          <w:shd w:val="clear" w:color="auto" w:fill="FFFFFF"/>
        </w:rPr>
      </w:pPr>
      <w:ins w:id="924" w:author="Malgorzata Nakagawa-Lagisz" w:date="2024-07-10T11:12:00Z" w16du:dateUtc="2024-07-10T01:12:00Z">
        <w:r>
          <w:rPr>
            <w:rFonts w:ascii="Arial" w:hAnsi="Arial" w:cs="Arial"/>
            <w:color w:val="00B050"/>
            <w:sz w:val="24"/>
            <w:szCs w:val="24"/>
          </w:rPr>
          <w:t xml:space="preserve">New line numbers </w:t>
        </w:r>
        <w:del w:id="925" w:author="Man Lim Ho" w:date="2024-07-10T22:59:00Z" w16du:dateUtc="2024-07-10T12:59:00Z">
          <w:r w:rsidDel="002826D0">
            <w:rPr>
              <w:rFonts w:ascii="Arial" w:hAnsi="Arial" w:cs="Arial"/>
              <w:color w:val="00B050"/>
              <w:sz w:val="24"/>
              <w:szCs w:val="24"/>
            </w:rPr>
            <w:delText>XXX</w:delText>
          </w:r>
        </w:del>
      </w:ins>
      <w:ins w:id="926" w:author="Man Lim Ho" w:date="2024-07-10T22:59:00Z" w16du:dateUtc="2024-07-10T12:59:00Z">
        <w:r w:rsidR="002826D0">
          <w:rPr>
            <w:rFonts w:ascii="Arial" w:hAnsi="Arial" w:cs="Arial"/>
            <w:color w:val="00B050"/>
            <w:sz w:val="24"/>
            <w:szCs w:val="24"/>
          </w:rPr>
          <w:t>363-368</w:t>
        </w:r>
      </w:ins>
      <w:ins w:id="927" w:author="Malgorzata Nakagawa-Lagisz" w:date="2024-07-10T11:12:00Z" w16du:dateUtc="2024-07-10T01:12: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6E3031" w:rsidRPr="006E3031">
        <w:rPr>
          <w:rFonts w:ascii="Arial" w:hAnsi="Arial" w:cs="Arial"/>
          <w:color w:val="00B050"/>
          <w:sz w:val="24"/>
          <w:szCs w:val="24"/>
          <w:shd w:val="clear" w:color="auto" w:fill="FFFFFF"/>
        </w:rPr>
        <w:t xml:space="preserve">“After database search on Scopus and Web of Science, the search string </w:t>
      </w:r>
      <w:del w:id="928" w:author="Malgorzata Nakagawa-Lagisz" w:date="2024-07-10T12:49:00Z" w16du:dateUtc="2024-07-10T02:49:00Z">
        <w:r w:rsidR="006E3031" w:rsidRPr="006E3031" w:rsidDel="00C726EF">
          <w:rPr>
            <w:rFonts w:ascii="Arial" w:hAnsi="Arial" w:cs="Arial"/>
            <w:color w:val="00B050"/>
            <w:sz w:val="24"/>
            <w:szCs w:val="24"/>
            <w:shd w:val="clear" w:color="auto" w:fill="FFFFFF"/>
          </w:rPr>
          <w:delText xml:space="preserve">previously designed </w:delText>
        </w:r>
      </w:del>
      <w:r w:rsidR="006E3031" w:rsidRPr="006E3031">
        <w:rPr>
          <w:rFonts w:ascii="Arial" w:hAnsi="Arial" w:cs="Arial"/>
          <w:color w:val="00B050"/>
          <w:sz w:val="24"/>
          <w:szCs w:val="24"/>
          <w:shd w:val="clear" w:color="auto" w:fill="FFFFFF"/>
        </w:rPr>
        <w:t>had captured 877 and 1,042 results from the two database</w:t>
      </w:r>
      <w:ins w:id="929" w:author="Malgorzata Nakagawa-Lagisz" w:date="2024-07-10T12:49:00Z" w16du:dateUtc="2024-07-10T02:49:00Z">
        <w:r w:rsidR="00C726EF">
          <w:rPr>
            <w:rFonts w:ascii="Arial" w:hAnsi="Arial" w:cs="Arial"/>
            <w:color w:val="00B050"/>
            <w:sz w:val="24"/>
            <w:szCs w:val="24"/>
            <w:shd w:val="clear" w:color="auto" w:fill="FFFFFF"/>
          </w:rPr>
          <w:t>s</w:t>
        </w:r>
      </w:ins>
      <w:r w:rsidR="006E3031" w:rsidRPr="006E3031">
        <w:rPr>
          <w:rFonts w:ascii="Arial" w:hAnsi="Arial" w:cs="Arial"/>
          <w:color w:val="00B050"/>
          <w:sz w:val="24"/>
          <w:szCs w:val="24"/>
          <w:shd w:val="clear" w:color="auto" w:fill="FFFFFF"/>
        </w:rPr>
        <w:t xml:space="preserve"> respectively. </w:t>
      </w:r>
      <w:del w:id="930" w:author="Malgorzata Nakagawa-Lagisz" w:date="2024-07-10T12:49:00Z" w16du:dateUtc="2024-07-10T02:49:00Z">
        <w:r w:rsidR="006E3031" w:rsidRPr="006E3031" w:rsidDel="00C726EF">
          <w:rPr>
            <w:rFonts w:ascii="Arial" w:hAnsi="Arial" w:cs="Arial"/>
            <w:color w:val="00B050"/>
            <w:sz w:val="24"/>
            <w:szCs w:val="24"/>
            <w:shd w:val="clear" w:color="auto" w:fill="FFFFFF"/>
          </w:rPr>
          <w:delText xml:space="preserve">Upon </w:delText>
        </w:r>
      </w:del>
      <w:ins w:id="931" w:author="Malgorzata Nakagawa-Lagisz" w:date="2024-07-10T12:49:00Z" w16du:dateUtc="2024-07-10T02:49:00Z">
        <w:r w:rsidR="00C726EF">
          <w:rPr>
            <w:rFonts w:ascii="Arial" w:hAnsi="Arial" w:cs="Arial"/>
            <w:color w:val="00B050"/>
            <w:sz w:val="24"/>
            <w:szCs w:val="24"/>
            <w:shd w:val="clear" w:color="auto" w:fill="FFFFFF"/>
          </w:rPr>
          <w:t>After</w:t>
        </w:r>
        <w:r w:rsidR="00C726EF" w:rsidRPr="006E3031">
          <w:rPr>
            <w:rFonts w:ascii="Arial" w:hAnsi="Arial" w:cs="Arial"/>
            <w:color w:val="00B050"/>
            <w:sz w:val="24"/>
            <w:szCs w:val="24"/>
            <w:shd w:val="clear" w:color="auto" w:fill="FFFFFF"/>
          </w:rPr>
          <w:t xml:space="preserve"> </w:t>
        </w:r>
      </w:ins>
      <w:r w:rsidR="006E3031" w:rsidRPr="006E3031">
        <w:rPr>
          <w:rFonts w:ascii="Arial" w:hAnsi="Arial" w:cs="Arial"/>
          <w:color w:val="00B050"/>
          <w:sz w:val="24"/>
          <w:szCs w:val="24"/>
          <w:shd w:val="clear" w:color="auto" w:fill="FFFFFF"/>
        </w:rPr>
        <w:t xml:space="preserve">removal of duplicates, 1,236 </w:t>
      </w:r>
      <w:ins w:id="932" w:author="Malgorzata Nakagawa-Lagisz" w:date="2024-07-10T12:49:00Z" w16du:dateUtc="2024-07-10T02:49:00Z">
        <w:r w:rsidR="00C726EF">
          <w:rPr>
            <w:rFonts w:ascii="Arial" w:hAnsi="Arial" w:cs="Arial"/>
            <w:color w:val="00B050"/>
            <w:sz w:val="24"/>
            <w:szCs w:val="24"/>
            <w:shd w:val="clear" w:color="auto" w:fill="FFFFFF"/>
          </w:rPr>
          <w:t xml:space="preserve">unique </w:t>
        </w:r>
      </w:ins>
      <w:r w:rsidR="006E3031" w:rsidRPr="006E3031">
        <w:rPr>
          <w:rFonts w:ascii="Arial" w:hAnsi="Arial" w:cs="Arial"/>
          <w:color w:val="00B050"/>
          <w:sz w:val="24"/>
          <w:szCs w:val="24"/>
          <w:shd w:val="clear" w:color="auto" w:fill="FFFFFF"/>
        </w:rPr>
        <w:t xml:space="preserve">studies remained. 187 studies were included after first stage of screening by title and abstract, and 186 studies were </w:t>
      </w:r>
      <w:del w:id="933" w:author="Malgorzata Nakagawa-Lagisz" w:date="2024-07-10T12:49:00Z" w16du:dateUtc="2024-07-10T02:49:00Z">
        <w:r w:rsidR="006E3031" w:rsidRPr="006E3031" w:rsidDel="00C726EF">
          <w:rPr>
            <w:rFonts w:ascii="Arial" w:hAnsi="Arial" w:cs="Arial"/>
            <w:color w:val="00B050"/>
            <w:sz w:val="24"/>
            <w:szCs w:val="24"/>
            <w:shd w:val="clear" w:color="auto" w:fill="FFFFFF"/>
          </w:rPr>
          <w:delText xml:space="preserve">retrieved </w:delText>
        </w:r>
      </w:del>
      <w:ins w:id="934" w:author="Malgorzata Nakagawa-Lagisz" w:date="2024-07-10T12:50:00Z" w16du:dateUtc="2024-07-10T02:50:00Z">
        <w:r w:rsidR="00C726EF">
          <w:rPr>
            <w:rFonts w:ascii="Arial" w:hAnsi="Arial" w:cs="Arial"/>
            <w:color w:val="00B050"/>
            <w:sz w:val="24"/>
            <w:szCs w:val="24"/>
            <w:shd w:val="clear" w:color="auto" w:fill="FFFFFF"/>
          </w:rPr>
          <w:t>screened</w:t>
        </w:r>
      </w:ins>
      <w:ins w:id="935" w:author="Malgorzata Nakagawa-Lagisz" w:date="2024-07-10T12:49:00Z" w16du:dateUtc="2024-07-10T02:49:00Z">
        <w:r w:rsidR="00C726EF" w:rsidRPr="006E3031">
          <w:rPr>
            <w:rFonts w:ascii="Arial" w:hAnsi="Arial" w:cs="Arial"/>
            <w:color w:val="00B050"/>
            <w:sz w:val="24"/>
            <w:szCs w:val="24"/>
            <w:shd w:val="clear" w:color="auto" w:fill="FFFFFF"/>
          </w:rPr>
          <w:t xml:space="preserve"> </w:t>
        </w:r>
      </w:ins>
      <w:r w:rsidR="006E3031" w:rsidRPr="006E3031">
        <w:rPr>
          <w:rFonts w:ascii="Arial" w:hAnsi="Arial" w:cs="Arial"/>
          <w:color w:val="00B050"/>
          <w:sz w:val="24"/>
          <w:szCs w:val="24"/>
          <w:shd w:val="clear" w:color="auto" w:fill="FFFFFF"/>
        </w:rPr>
        <w:t>at full</w:t>
      </w:r>
      <w:ins w:id="936" w:author="Malgorzata Nakagawa-Lagisz" w:date="2024-07-10T12:50:00Z" w16du:dateUtc="2024-07-10T02:50:00Z">
        <w:r w:rsidR="00C726EF">
          <w:rPr>
            <w:rFonts w:ascii="Arial" w:hAnsi="Arial" w:cs="Arial"/>
            <w:color w:val="00B050"/>
            <w:sz w:val="24"/>
            <w:szCs w:val="24"/>
            <w:shd w:val="clear" w:color="auto" w:fill="FFFFFF"/>
          </w:rPr>
          <w:t>-</w:t>
        </w:r>
      </w:ins>
      <w:del w:id="937" w:author="Malgorzata Nakagawa-Lagisz" w:date="2024-07-10T12:50:00Z" w16du:dateUtc="2024-07-10T02:50:00Z">
        <w:r w:rsidR="006E3031" w:rsidRPr="006E3031" w:rsidDel="00C726EF">
          <w:rPr>
            <w:rFonts w:ascii="Arial" w:hAnsi="Arial" w:cs="Arial"/>
            <w:color w:val="00B050"/>
            <w:sz w:val="24"/>
            <w:szCs w:val="24"/>
            <w:shd w:val="clear" w:color="auto" w:fill="FFFFFF"/>
          </w:rPr>
          <w:delText xml:space="preserve"> </w:delText>
        </w:r>
      </w:del>
      <w:r w:rsidR="006E3031" w:rsidRPr="006E3031">
        <w:rPr>
          <w:rFonts w:ascii="Arial" w:hAnsi="Arial" w:cs="Arial"/>
          <w:color w:val="00B050"/>
          <w:sz w:val="24"/>
          <w:szCs w:val="24"/>
          <w:shd w:val="clear" w:color="auto" w:fill="FFFFFF"/>
        </w:rPr>
        <w:t xml:space="preserve">text level. </w:t>
      </w:r>
      <w:del w:id="938" w:author="Malgorzata Nakagawa-Lagisz" w:date="2024-07-10T12:50:00Z" w16du:dateUtc="2024-07-10T02:50:00Z">
        <w:r w:rsidR="006E3031" w:rsidRPr="006E3031" w:rsidDel="00C726EF">
          <w:rPr>
            <w:rFonts w:ascii="Arial" w:hAnsi="Arial" w:cs="Arial"/>
            <w:color w:val="00B050"/>
            <w:sz w:val="24"/>
            <w:szCs w:val="24"/>
            <w:shd w:val="clear" w:color="auto" w:fill="FFFFFF"/>
          </w:rPr>
          <w:delText>At the end of the second stage screening</w:delText>
        </w:r>
      </w:del>
      <w:ins w:id="939" w:author="Malgorzata Nakagawa-Lagisz" w:date="2024-07-10T12:50:00Z" w16du:dateUtc="2024-07-10T02:50:00Z">
        <w:r w:rsidR="00C726EF">
          <w:rPr>
            <w:rFonts w:ascii="Arial" w:hAnsi="Arial" w:cs="Arial"/>
            <w:color w:val="00B050"/>
            <w:sz w:val="24"/>
            <w:szCs w:val="24"/>
            <w:shd w:val="clear" w:color="auto" w:fill="FFFFFF"/>
          </w:rPr>
          <w:t>After the full-text screening</w:t>
        </w:r>
      </w:ins>
      <w:r w:rsidR="006E3031" w:rsidRPr="006E3031">
        <w:rPr>
          <w:rFonts w:ascii="Arial" w:hAnsi="Arial" w:cs="Arial"/>
          <w:color w:val="00B050"/>
          <w:sz w:val="24"/>
          <w:szCs w:val="24"/>
          <w:shd w:val="clear" w:color="auto" w:fill="FFFFFF"/>
        </w:rPr>
        <w:t xml:space="preserve">, 91 studies met the inclusion </w:t>
      </w:r>
      <w:r w:rsidR="006E3031" w:rsidRPr="006E3031">
        <w:rPr>
          <w:rFonts w:ascii="Arial" w:hAnsi="Arial" w:cs="Arial"/>
          <w:color w:val="00B050"/>
          <w:sz w:val="24"/>
          <w:szCs w:val="24"/>
          <w:shd w:val="clear" w:color="auto" w:fill="FFFFFF"/>
        </w:rPr>
        <w:lastRenderedPageBreak/>
        <w:t xml:space="preserve">criteria for the purpose of this systematic map (Figure 1). All 91 studies </w:t>
      </w:r>
      <w:del w:id="940" w:author="Malgorzata Nakagawa-Lagisz" w:date="2024-07-10T12:50:00Z" w16du:dateUtc="2024-07-10T02:50:00Z">
        <w:r w:rsidR="006E3031" w:rsidRPr="006E3031" w:rsidDel="00C726EF">
          <w:rPr>
            <w:rFonts w:ascii="Arial" w:hAnsi="Arial" w:cs="Arial"/>
            <w:color w:val="00B050"/>
            <w:sz w:val="24"/>
            <w:szCs w:val="24"/>
            <w:shd w:val="clear" w:color="auto" w:fill="FFFFFF"/>
          </w:rPr>
          <w:delText xml:space="preserve">provided </w:delText>
        </w:r>
      </w:del>
      <w:ins w:id="941" w:author="Malgorzata Nakagawa-Lagisz" w:date="2024-07-10T12:50:00Z" w16du:dateUtc="2024-07-10T02:50:00Z">
        <w:r w:rsidR="00C726EF">
          <w:rPr>
            <w:rFonts w:ascii="Arial" w:hAnsi="Arial" w:cs="Arial"/>
            <w:color w:val="00B050"/>
            <w:sz w:val="24"/>
            <w:szCs w:val="24"/>
            <w:shd w:val="clear" w:color="auto" w:fill="FFFFFF"/>
          </w:rPr>
          <w:t>were extracted</w:t>
        </w:r>
        <w:r w:rsidR="00C726EF" w:rsidRPr="006E3031">
          <w:rPr>
            <w:rFonts w:ascii="Arial" w:hAnsi="Arial" w:cs="Arial"/>
            <w:color w:val="00B050"/>
            <w:sz w:val="24"/>
            <w:szCs w:val="24"/>
            <w:shd w:val="clear" w:color="auto" w:fill="FFFFFF"/>
          </w:rPr>
          <w:t xml:space="preserve"> </w:t>
        </w:r>
      </w:ins>
      <w:del w:id="942" w:author="Malgorzata Nakagawa-Lagisz" w:date="2024-07-10T12:50:00Z" w16du:dateUtc="2024-07-10T02:50:00Z">
        <w:r w:rsidR="006E3031" w:rsidRPr="006E3031" w:rsidDel="00C726EF">
          <w:rPr>
            <w:rFonts w:ascii="Arial" w:hAnsi="Arial" w:cs="Arial"/>
            <w:color w:val="00B050"/>
            <w:sz w:val="24"/>
            <w:szCs w:val="24"/>
            <w:shd w:val="clear" w:color="auto" w:fill="FFFFFF"/>
          </w:rPr>
          <w:delText xml:space="preserve">data </w:delText>
        </w:r>
      </w:del>
      <w:ins w:id="943" w:author="Malgorzata Nakagawa-Lagisz" w:date="2024-07-10T12:50:00Z" w16du:dateUtc="2024-07-10T02:50:00Z">
        <w:r w:rsidR="00C726EF" w:rsidRPr="006E3031">
          <w:rPr>
            <w:rFonts w:ascii="Arial" w:hAnsi="Arial" w:cs="Arial"/>
            <w:color w:val="00B050"/>
            <w:sz w:val="24"/>
            <w:szCs w:val="24"/>
            <w:shd w:val="clear" w:color="auto" w:fill="FFFFFF"/>
          </w:rPr>
          <w:t xml:space="preserve"> </w:t>
        </w:r>
      </w:ins>
      <w:r w:rsidR="006E3031" w:rsidRPr="006E3031">
        <w:rPr>
          <w:rFonts w:ascii="Arial" w:hAnsi="Arial" w:cs="Arial"/>
          <w:color w:val="00B050"/>
          <w:sz w:val="24"/>
          <w:szCs w:val="24"/>
          <w:shd w:val="clear" w:color="auto" w:fill="FFFFFF"/>
        </w:rPr>
        <w:t xml:space="preserve">for the </w:t>
      </w:r>
      <w:del w:id="944" w:author="Malgorzata Nakagawa-Lagisz" w:date="2024-07-10T12:50:00Z" w16du:dateUtc="2024-07-10T02:50:00Z">
        <w:r w:rsidR="006E3031" w:rsidRPr="006E3031" w:rsidDel="00C726EF">
          <w:rPr>
            <w:rFonts w:ascii="Arial" w:hAnsi="Arial" w:cs="Arial"/>
            <w:color w:val="00B050"/>
            <w:sz w:val="24"/>
            <w:szCs w:val="24"/>
            <w:shd w:val="clear" w:color="auto" w:fill="FFFFFF"/>
          </w:rPr>
          <w:delText xml:space="preserve">formulation of the </w:delText>
        </w:r>
      </w:del>
      <w:r w:rsidR="006E3031" w:rsidRPr="006E3031">
        <w:rPr>
          <w:rFonts w:ascii="Arial" w:hAnsi="Arial" w:cs="Arial"/>
          <w:color w:val="00B050"/>
          <w:sz w:val="24"/>
          <w:szCs w:val="24"/>
          <w:shd w:val="clear" w:color="auto" w:fill="FFFFFF"/>
        </w:rPr>
        <w:t>systematic map and bibliometric map.”</w:t>
      </w:r>
      <w:del w:id="945" w:author="Malgorzata Nakagawa-Lagisz" w:date="2024-07-10T12:51:00Z" w16du:dateUtc="2024-07-10T02:51:00Z">
        <w:r w:rsidR="006E3031" w:rsidRPr="006E3031" w:rsidDel="00C726EF">
          <w:rPr>
            <w:rFonts w:ascii="Arial" w:hAnsi="Arial" w:cs="Arial"/>
            <w:color w:val="00B050"/>
            <w:sz w:val="24"/>
            <w:szCs w:val="24"/>
            <w:shd w:val="clear" w:color="auto" w:fill="FFFFFF"/>
          </w:rPr>
          <w:delText xml:space="preserve"> for detailed description of the screening process.</w:delText>
        </w:r>
      </w:del>
    </w:p>
    <w:p w14:paraId="5814D681"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L339 What keywords were used? Keywords as defined in the </w:t>
      </w:r>
      <w:proofErr w:type="gramStart"/>
      <w:r w:rsidRPr="00072883">
        <w:rPr>
          <w:rFonts w:ascii="Arial" w:hAnsi="Arial" w:cs="Arial"/>
          <w:color w:val="000033"/>
          <w:sz w:val="24"/>
          <w:szCs w:val="24"/>
          <w:shd w:val="clear" w:color="auto" w:fill="FFFFFF"/>
        </w:rPr>
        <w:t>article?</w:t>
      </w:r>
      <w:proofErr w:type="gramEnd"/>
      <w:r w:rsidRPr="00072883">
        <w:rPr>
          <w:rFonts w:ascii="Arial" w:hAnsi="Arial" w:cs="Arial"/>
          <w:color w:val="000033"/>
          <w:sz w:val="24"/>
          <w:szCs w:val="24"/>
          <w:shd w:val="clear" w:color="auto" w:fill="FFFFFF"/>
        </w:rPr>
        <w:t xml:space="preserve"> Have you homogenised the keywords (e.g. singular and plural forms?) This should be detailed in the method section.</w:t>
      </w:r>
    </w:p>
    <w:p w14:paraId="0C09934F" w14:textId="025C49D1" w:rsidR="00260045" w:rsidRDefault="00260045" w:rsidP="0016179E">
      <w:pPr>
        <w:spacing w:before="240" w:line="480" w:lineRule="auto"/>
        <w:jc w:val="both"/>
        <w:rPr>
          <w:ins w:id="946" w:author="Malgorzata Nakagawa-Lagisz" w:date="2024-07-10T12:52:00Z" w16du:dateUtc="2024-07-10T02:52:00Z"/>
          <w:rFonts w:ascii="Arial" w:hAnsi="Arial" w:cs="Arial"/>
          <w:color w:val="00B050"/>
          <w:sz w:val="24"/>
          <w:szCs w:val="24"/>
          <w:shd w:val="clear" w:color="auto" w:fill="FFFFFF"/>
        </w:rPr>
      </w:pPr>
      <w:r w:rsidRPr="00797830">
        <w:rPr>
          <w:rFonts w:ascii="Arial" w:hAnsi="Arial" w:cs="Arial"/>
          <w:color w:val="00B050"/>
          <w:sz w:val="24"/>
          <w:szCs w:val="24"/>
          <w:shd w:val="clear" w:color="auto" w:fill="FFFFFF"/>
        </w:rPr>
        <w:t>Author Response: Keywords were defined in the literature we retrieved from the databases</w:t>
      </w:r>
      <w:ins w:id="947" w:author="Malgorzata Nakagawa-Lagisz" w:date="2024-07-10T12:51:00Z" w16du:dateUtc="2024-07-10T02:51:00Z">
        <w:r w:rsidR="00152F98">
          <w:rPr>
            <w:rFonts w:ascii="Arial" w:hAnsi="Arial" w:cs="Arial"/>
            <w:color w:val="00B050"/>
            <w:sz w:val="24"/>
            <w:szCs w:val="24"/>
            <w:shd w:val="clear" w:color="auto" w:fill="FFFFFF"/>
          </w:rPr>
          <w:t xml:space="preserve"> as </w:t>
        </w:r>
        <w:del w:id="948" w:author="Man Lim Ho" w:date="2024-07-10T19:06:00Z" w16du:dateUtc="2024-07-10T09:06:00Z">
          <w:r w:rsidR="00152F98" w:rsidDel="007938F4">
            <w:rPr>
              <w:rFonts w:ascii="Arial" w:hAnsi="Arial" w:cs="Arial"/>
              <w:color w:val="00B050"/>
              <w:sz w:val="24"/>
              <w:szCs w:val="24"/>
              <w:shd w:val="clear" w:color="auto" w:fill="FFFFFF"/>
            </w:rPr>
            <w:delText>on</w:delText>
          </w:r>
        </w:del>
      </w:ins>
      <w:ins w:id="949" w:author="Man Lim Ho" w:date="2024-07-10T19:06:00Z" w16du:dateUtc="2024-07-10T09:06:00Z">
        <w:r w:rsidR="007938F4">
          <w:rPr>
            <w:rFonts w:ascii="Arial" w:hAnsi="Arial" w:cs="Arial"/>
            <w:color w:val="00B050"/>
            <w:sz w:val="24"/>
            <w:szCs w:val="24"/>
            <w:shd w:val="clear" w:color="auto" w:fill="FFFFFF"/>
          </w:rPr>
          <w:t>one</w:t>
        </w:r>
      </w:ins>
      <w:ins w:id="950" w:author="Malgorzata Nakagawa-Lagisz" w:date="2024-07-10T12:51:00Z" w16du:dateUtc="2024-07-10T02:51:00Z">
        <w:r w:rsidR="00152F98">
          <w:rPr>
            <w:rFonts w:ascii="Arial" w:hAnsi="Arial" w:cs="Arial"/>
            <w:color w:val="00B050"/>
            <w:sz w:val="24"/>
            <w:szCs w:val="24"/>
            <w:shd w:val="clear" w:color="auto" w:fill="FFFFFF"/>
          </w:rPr>
          <w:t xml:space="preserve"> of the bibliographic </w:t>
        </w:r>
        <w:del w:id="951" w:author="Man Lim Ho" w:date="2024-07-10T19:06:00Z" w16du:dateUtc="2024-07-10T09:06:00Z">
          <w:r w:rsidR="00152F98" w:rsidDel="003937A6">
            <w:rPr>
              <w:rFonts w:ascii="Arial" w:hAnsi="Arial" w:cs="Arial"/>
              <w:color w:val="00B050"/>
              <w:sz w:val="24"/>
              <w:szCs w:val="24"/>
              <w:shd w:val="clear" w:color="auto" w:fill="FFFFFF"/>
            </w:rPr>
            <w:delText>fileds</w:delText>
          </w:r>
        </w:del>
      </w:ins>
      <w:ins w:id="952" w:author="Man Lim Ho" w:date="2024-07-10T19:06:00Z" w16du:dateUtc="2024-07-10T09:06:00Z">
        <w:r w:rsidR="003937A6">
          <w:rPr>
            <w:rFonts w:ascii="Arial" w:hAnsi="Arial" w:cs="Arial"/>
            <w:color w:val="00B050"/>
            <w:sz w:val="24"/>
            <w:szCs w:val="24"/>
            <w:shd w:val="clear" w:color="auto" w:fill="FFFFFF"/>
          </w:rPr>
          <w:t>fields</w:t>
        </w:r>
      </w:ins>
      <w:r w:rsidRPr="00797830">
        <w:rPr>
          <w:rFonts w:ascii="Arial" w:hAnsi="Arial" w:cs="Arial"/>
          <w:color w:val="00B050"/>
          <w:sz w:val="24"/>
          <w:szCs w:val="24"/>
          <w:shd w:val="clear" w:color="auto" w:fill="FFFFFF"/>
        </w:rPr>
        <w:t xml:space="preserve">. </w:t>
      </w:r>
      <w:r w:rsidR="00CE24CA" w:rsidRPr="00797830">
        <w:rPr>
          <w:rFonts w:ascii="Arial" w:hAnsi="Arial" w:cs="Arial"/>
          <w:color w:val="00B050"/>
          <w:sz w:val="24"/>
          <w:szCs w:val="24"/>
          <w:shd w:val="clear" w:color="auto" w:fill="FFFFFF"/>
        </w:rPr>
        <w:t xml:space="preserve">We have not </w:t>
      </w:r>
      <w:del w:id="953" w:author="Malgorzata Nakagawa-Lagisz" w:date="2024-07-10T12:51:00Z" w16du:dateUtc="2024-07-10T02:51:00Z">
        <w:r w:rsidR="00CE24CA" w:rsidRPr="00797830" w:rsidDel="00C726EF">
          <w:rPr>
            <w:rFonts w:ascii="Arial" w:hAnsi="Arial" w:cs="Arial"/>
            <w:color w:val="00B050"/>
            <w:sz w:val="24"/>
            <w:szCs w:val="24"/>
            <w:shd w:val="clear" w:color="auto" w:fill="FFFFFF"/>
          </w:rPr>
          <w:delText xml:space="preserve">previously </w:delText>
        </w:r>
      </w:del>
      <w:r w:rsidR="00CE24CA" w:rsidRPr="00797830">
        <w:rPr>
          <w:rFonts w:ascii="Arial" w:hAnsi="Arial" w:cs="Arial"/>
          <w:color w:val="00B050"/>
          <w:sz w:val="24"/>
          <w:szCs w:val="24"/>
          <w:shd w:val="clear" w:color="auto" w:fill="FFFFFF"/>
        </w:rPr>
        <w:t>homogenised the</w:t>
      </w:r>
      <w:ins w:id="954" w:author="Malgorzata Nakagawa-Lagisz" w:date="2024-07-10T12:51:00Z" w16du:dateUtc="2024-07-10T02:51:00Z">
        <w:r w:rsidR="00152F98">
          <w:rPr>
            <w:rFonts w:ascii="Arial" w:hAnsi="Arial" w:cs="Arial"/>
            <w:color w:val="00B050"/>
            <w:sz w:val="24"/>
            <w:szCs w:val="24"/>
            <w:shd w:val="clear" w:color="auto" w:fill="FFFFFF"/>
          </w:rPr>
          <w:t>se</w:t>
        </w:r>
      </w:ins>
      <w:r w:rsidR="00CE24CA" w:rsidRPr="00797830">
        <w:rPr>
          <w:rFonts w:ascii="Arial" w:hAnsi="Arial" w:cs="Arial"/>
          <w:color w:val="00B050"/>
          <w:sz w:val="24"/>
          <w:szCs w:val="24"/>
          <w:shd w:val="clear" w:color="auto" w:fill="FFFFFF"/>
        </w:rPr>
        <w:t xml:space="preserve"> keywords. </w:t>
      </w:r>
      <w:commentRangeStart w:id="955"/>
      <w:commentRangeStart w:id="956"/>
      <w:r w:rsidR="00CE24CA" w:rsidRPr="00797830">
        <w:rPr>
          <w:rFonts w:ascii="Arial" w:hAnsi="Arial" w:cs="Arial"/>
          <w:color w:val="00B050"/>
          <w:sz w:val="24"/>
          <w:szCs w:val="24"/>
          <w:shd w:val="clear" w:color="auto" w:fill="FFFFFF"/>
        </w:rPr>
        <w:t>Therefore, we have updated Figure</w:t>
      </w:r>
      <w:r w:rsidR="00CE24CA" w:rsidRPr="00797830">
        <w:rPr>
          <w:rFonts w:ascii="Arial" w:hAnsi="Arial" w:cs="Arial"/>
          <w:color w:val="E97132" w:themeColor="accent2"/>
          <w:sz w:val="24"/>
          <w:szCs w:val="24"/>
          <w:shd w:val="clear" w:color="auto" w:fill="FFFFFF"/>
        </w:rPr>
        <w:t xml:space="preserve"> </w:t>
      </w:r>
      <w:r w:rsidR="003A72F5" w:rsidRPr="003A72F5">
        <w:rPr>
          <w:rFonts w:ascii="Arial" w:hAnsi="Arial" w:cs="Arial"/>
          <w:color w:val="00B050"/>
          <w:sz w:val="24"/>
          <w:szCs w:val="24"/>
          <w:shd w:val="clear" w:color="auto" w:fill="FFFFFF"/>
        </w:rPr>
        <w:t>4</w:t>
      </w:r>
      <w:r w:rsidR="00CE24CA" w:rsidRPr="003A72F5">
        <w:rPr>
          <w:rFonts w:ascii="Arial" w:hAnsi="Arial" w:cs="Arial"/>
          <w:color w:val="00B050"/>
          <w:sz w:val="24"/>
          <w:szCs w:val="24"/>
          <w:shd w:val="clear" w:color="auto" w:fill="FFFFFF"/>
        </w:rPr>
        <w:t xml:space="preserve"> </w:t>
      </w:r>
      <w:r w:rsidR="00CE24CA" w:rsidRPr="00797830">
        <w:rPr>
          <w:rFonts w:ascii="Arial" w:hAnsi="Arial" w:cs="Arial"/>
          <w:color w:val="00B050"/>
          <w:sz w:val="24"/>
          <w:szCs w:val="24"/>
          <w:shd w:val="clear" w:color="auto" w:fill="FFFFFF"/>
        </w:rPr>
        <w:t xml:space="preserve">to provide a better visualisation of the </w:t>
      </w:r>
      <w:r w:rsidR="00906AD5" w:rsidRPr="00797830">
        <w:rPr>
          <w:rFonts w:ascii="Arial" w:hAnsi="Arial" w:cs="Arial"/>
          <w:color w:val="00B050"/>
          <w:sz w:val="24"/>
          <w:szCs w:val="24"/>
          <w:shd w:val="clear" w:color="auto" w:fill="FFFFFF"/>
        </w:rPr>
        <w:t>word cloud</w:t>
      </w:r>
      <w:commentRangeEnd w:id="955"/>
      <w:r w:rsidR="00152F98">
        <w:rPr>
          <w:rStyle w:val="CommentReference"/>
        </w:rPr>
        <w:commentReference w:id="955"/>
      </w:r>
      <w:commentRangeEnd w:id="956"/>
      <w:r w:rsidR="008928D0">
        <w:rPr>
          <w:rStyle w:val="CommentReference"/>
        </w:rPr>
        <w:commentReference w:id="956"/>
      </w:r>
      <w:ins w:id="957" w:author="Man Lim Ho" w:date="2024-07-10T19:05:00Z" w16du:dateUtc="2024-07-10T09:05:00Z">
        <w:r w:rsidR="00657E11">
          <w:rPr>
            <w:rFonts w:ascii="Arial" w:hAnsi="Arial" w:cs="Arial"/>
            <w:color w:val="00B050"/>
            <w:sz w:val="24"/>
            <w:szCs w:val="24"/>
            <w:shd w:val="clear" w:color="auto" w:fill="FFFFFF"/>
          </w:rPr>
          <w:t xml:space="preserve"> as the previous </w:t>
        </w:r>
        <w:proofErr w:type="gramStart"/>
        <w:r w:rsidR="00657E11">
          <w:rPr>
            <w:rFonts w:ascii="Arial" w:hAnsi="Arial" w:cs="Arial"/>
            <w:color w:val="00B050"/>
            <w:sz w:val="24"/>
            <w:szCs w:val="24"/>
            <w:shd w:val="clear" w:color="auto" w:fill="FFFFFF"/>
          </w:rPr>
          <w:t>word</w:t>
        </w:r>
        <w:proofErr w:type="gramEnd"/>
        <w:r w:rsidR="00657E11">
          <w:rPr>
            <w:rFonts w:ascii="Arial" w:hAnsi="Arial" w:cs="Arial"/>
            <w:color w:val="00B050"/>
            <w:sz w:val="24"/>
            <w:szCs w:val="24"/>
            <w:shd w:val="clear" w:color="auto" w:fill="FFFFFF"/>
          </w:rPr>
          <w:t xml:space="preserve"> cloud was </w:t>
        </w:r>
        <w:r w:rsidR="003937A6">
          <w:rPr>
            <w:rFonts w:ascii="Arial" w:hAnsi="Arial" w:cs="Arial"/>
            <w:color w:val="00B050"/>
            <w:sz w:val="24"/>
            <w:szCs w:val="24"/>
            <w:shd w:val="clear" w:color="auto" w:fill="FFFFFF"/>
          </w:rPr>
          <w:t>not correctly d</w:t>
        </w:r>
      </w:ins>
      <w:ins w:id="958" w:author="Man Lim Ho" w:date="2024-07-10T19:06:00Z" w16du:dateUtc="2024-07-10T09:06:00Z">
        <w:r w:rsidR="003937A6">
          <w:rPr>
            <w:rFonts w:ascii="Arial" w:hAnsi="Arial" w:cs="Arial"/>
            <w:color w:val="00B050"/>
            <w:sz w:val="24"/>
            <w:szCs w:val="24"/>
            <w:shd w:val="clear" w:color="auto" w:fill="FFFFFF"/>
          </w:rPr>
          <w:t>isplaying the keywords</w:t>
        </w:r>
      </w:ins>
      <w:r w:rsidR="00906AD5" w:rsidRPr="00797830">
        <w:rPr>
          <w:rFonts w:ascii="Arial" w:hAnsi="Arial" w:cs="Arial"/>
          <w:color w:val="00B050"/>
          <w:sz w:val="24"/>
          <w:szCs w:val="24"/>
          <w:shd w:val="clear" w:color="auto" w:fill="FFFFFF"/>
        </w:rPr>
        <w:t>. We have also updated the method section accordingly</w:t>
      </w:r>
      <w:ins w:id="959" w:author="Malgorzata Nakagawa-Lagisz" w:date="2024-07-10T12:52:00Z" w16du:dateUtc="2024-07-10T02:52:00Z">
        <w:r w:rsidR="00152F98">
          <w:rPr>
            <w:rFonts w:ascii="Arial" w:hAnsi="Arial" w:cs="Arial"/>
            <w:color w:val="00B050"/>
            <w:sz w:val="24"/>
            <w:szCs w:val="24"/>
            <w:shd w:val="clear" w:color="auto" w:fill="FFFFFF"/>
          </w:rPr>
          <w:t>, as follows:</w:t>
        </w:r>
      </w:ins>
      <w:del w:id="960" w:author="Malgorzata Nakagawa-Lagisz" w:date="2024-07-10T12:52:00Z" w16du:dateUtc="2024-07-10T02:52:00Z">
        <w:r w:rsidR="00906AD5" w:rsidRPr="00797830" w:rsidDel="00152F98">
          <w:rPr>
            <w:rFonts w:ascii="Arial" w:hAnsi="Arial" w:cs="Arial"/>
            <w:color w:val="00B050"/>
            <w:sz w:val="24"/>
            <w:szCs w:val="24"/>
            <w:shd w:val="clear" w:color="auto" w:fill="FFFFFF"/>
          </w:rPr>
          <w:delText>.</w:delText>
        </w:r>
      </w:del>
    </w:p>
    <w:p w14:paraId="16EB17DF" w14:textId="76161779" w:rsidR="00152F98" w:rsidRPr="00797830" w:rsidRDefault="00152F98" w:rsidP="0016179E">
      <w:pPr>
        <w:spacing w:before="240" w:line="480" w:lineRule="auto"/>
        <w:jc w:val="both"/>
        <w:rPr>
          <w:rFonts w:ascii="Arial" w:hAnsi="Arial" w:cs="Arial"/>
          <w:color w:val="00B050"/>
          <w:sz w:val="24"/>
          <w:szCs w:val="24"/>
          <w:shd w:val="clear" w:color="auto" w:fill="FFFFFF"/>
        </w:rPr>
      </w:pPr>
      <w:ins w:id="961" w:author="Malgorzata Nakagawa-Lagisz" w:date="2024-07-10T12:52:00Z" w16du:dateUtc="2024-07-10T02:52:00Z">
        <w:r>
          <w:rPr>
            <w:rFonts w:ascii="Arial" w:hAnsi="Arial" w:cs="Arial"/>
            <w:color w:val="00B050"/>
            <w:sz w:val="24"/>
            <w:szCs w:val="24"/>
          </w:rPr>
          <w:t xml:space="preserve">New line numbers </w:t>
        </w:r>
        <w:del w:id="962" w:author="Man Lim Ho" w:date="2024-07-10T22:59:00Z" w16du:dateUtc="2024-07-10T12:59:00Z">
          <w:r w:rsidDel="004B67EE">
            <w:rPr>
              <w:rFonts w:ascii="Arial" w:hAnsi="Arial" w:cs="Arial"/>
              <w:color w:val="00B050"/>
              <w:sz w:val="24"/>
              <w:szCs w:val="24"/>
            </w:rPr>
            <w:delText>XXX</w:delText>
          </w:r>
        </w:del>
      </w:ins>
      <w:ins w:id="963" w:author="Man Lim Ho" w:date="2024-07-10T22:59:00Z" w16du:dateUtc="2024-07-10T12:59:00Z">
        <w:r w:rsidR="004B67EE">
          <w:rPr>
            <w:rFonts w:ascii="Arial" w:hAnsi="Arial" w:cs="Arial"/>
            <w:color w:val="00B050"/>
            <w:sz w:val="24"/>
            <w:szCs w:val="24"/>
          </w:rPr>
          <w:t>360-361</w:t>
        </w:r>
      </w:ins>
      <w:ins w:id="964" w:author="Malgorzata Nakagawa-Lagisz" w:date="2024-07-10T12:52:00Z" w16du:dateUtc="2024-07-10T02:52: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r w:rsidRPr="006E3031">
          <w:rPr>
            <w:rFonts w:ascii="Arial" w:hAnsi="Arial" w:cs="Arial"/>
            <w:color w:val="00B050"/>
            <w:sz w:val="24"/>
            <w:szCs w:val="24"/>
            <w:shd w:val="clear" w:color="auto" w:fill="FFFFFF"/>
          </w:rPr>
          <w:t>“</w:t>
        </w:r>
      </w:ins>
      <w:ins w:id="965" w:author="Man Lim Ho" w:date="2024-07-10T19:09:00Z" w16du:dateUtc="2024-07-10T09:09:00Z">
        <w:r w:rsidR="004F357B" w:rsidRPr="004F357B">
          <w:rPr>
            <w:rFonts w:ascii="Arial" w:hAnsi="Arial" w:cs="Arial"/>
            <w:color w:val="00B050"/>
            <w:sz w:val="24"/>
            <w:szCs w:val="24"/>
            <w:shd w:val="clear" w:color="auto" w:fill="FFFFFF"/>
          </w:rPr>
          <w:t>Word cloud of keywords was created by homogenising keywords from included literature in a CSV file before being visualised using RStudio (43,46).</w:t>
        </w:r>
      </w:ins>
      <w:ins w:id="966" w:author="Malgorzata Nakagawa-Lagisz" w:date="2024-07-10T12:52:00Z" w16du:dateUtc="2024-07-10T02:52:00Z">
        <w:r>
          <w:rPr>
            <w:rFonts w:ascii="Arial" w:hAnsi="Arial" w:cs="Arial"/>
            <w:color w:val="00B050"/>
            <w:sz w:val="24"/>
            <w:szCs w:val="24"/>
            <w:shd w:val="clear" w:color="auto" w:fill="FFFFFF"/>
          </w:rPr>
          <w:t>”</w:t>
        </w:r>
      </w:ins>
    </w:p>
    <w:p w14:paraId="66BD0FEF"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L354 intermittently, you mean they have only one article?</w:t>
      </w:r>
    </w:p>
    <w:p w14:paraId="6E24B7B3" w14:textId="7D47CA26" w:rsidR="00A76790" w:rsidRPr="00A05474" w:rsidRDefault="00A76790" w:rsidP="0016179E">
      <w:pPr>
        <w:spacing w:before="240" w:line="480" w:lineRule="auto"/>
        <w:jc w:val="both"/>
        <w:rPr>
          <w:rFonts w:ascii="Arial" w:hAnsi="Arial" w:cs="Arial"/>
          <w:color w:val="00B050"/>
          <w:sz w:val="24"/>
          <w:szCs w:val="24"/>
          <w:shd w:val="clear" w:color="auto" w:fill="FFFFFF"/>
        </w:rPr>
      </w:pPr>
      <w:r w:rsidRPr="00A05474">
        <w:rPr>
          <w:rFonts w:ascii="Arial" w:hAnsi="Arial" w:cs="Arial"/>
          <w:color w:val="00B050"/>
          <w:sz w:val="24"/>
          <w:szCs w:val="24"/>
          <w:shd w:val="clear" w:color="auto" w:fill="FFFFFF"/>
        </w:rPr>
        <w:t xml:space="preserve">Author Response: Yes, we apologise for not making it clear in the manuscript. We have amended the sentence to “Most last authors are publishing only intermittently, with only one publication where the authors’ names appear as last author (Figure </w:t>
      </w:r>
      <w:del w:id="967" w:author="Man Lim Ho" w:date="2024-07-10T22:59:00Z" w16du:dateUtc="2024-07-10T12:59:00Z">
        <w:r w:rsidRPr="00A05474" w:rsidDel="00804437">
          <w:rPr>
            <w:rFonts w:ascii="Arial" w:hAnsi="Arial" w:cs="Arial"/>
            <w:color w:val="00B050"/>
            <w:sz w:val="24"/>
            <w:szCs w:val="24"/>
            <w:shd w:val="clear" w:color="auto" w:fill="FFFFFF"/>
          </w:rPr>
          <w:delText>5</w:delText>
        </w:r>
      </w:del>
      <w:ins w:id="968" w:author="Man Lim Ho" w:date="2024-07-10T22:59:00Z" w16du:dateUtc="2024-07-10T12:59:00Z">
        <w:r w:rsidR="00804437">
          <w:rPr>
            <w:rFonts w:ascii="Arial" w:hAnsi="Arial" w:cs="Arial"/>
            <w:color w:val="00B050"/>
            <w:sz w:val="24"/>
            <w:szCs w:val="24"/>
            <w:shd w:val="clear" w:color="auto" w:fill="FFFFFF"/>
          </w:rPr>
          <w:t>6</w:t>
        </w:r>
      </w:ins>
      <w:r w:rsidRPr="00A05474">
        <w:rPr>
          <w:rFonts w:ascii="Arial" w:hAnsi="Arial" w:cs="Arial"/>
          <w:color w:val="00B050"/>
          <w:sz w:val="24"/>
          <w:szCs w:val="24"/>
          <w:shd w:val="clear" w:color="auto" w:fill="FFFFFF"/>
        </w:rPr>
        <w:t>).”</w:t>
      </w:r>
      <w:r w:rsidR="00A05474" w:rsidRPr="00A05474">
        <w:rPr>
          <w:rFonts w:ascii="Arial" w:hAnsi="Arial" w:cs="Arial"/>
          <w:color w:val="00B050"/>
          <w:sz w:val="24"/>
          <w:szCs w:val="24"/>
          <w:shd w:val="clear" w:color="auto" w:fill="FFFFFF"/>
        </w:rPr>
        <w:t xml:space="preserve"> </w:t>
      </w:r>
      <w:ins w:id="969" w:author="Malgorzata Nakagawa-Lagisz" w:date="2024-07-10T11:12:00Z" w16du:dateUtc="2024-07-10T01:12:00Z">
        <w:r w:rsidR="00927F43">
          <w:rPr>
            <w:rFonts w:ascii="Arial" w:hAnsi="Arial" w:cs="Arial"/>
            <w:color w:val="00B050"/>
            <w:sz w:val="24"/>
            <w:szCs w:val="24"/>
            <w:shd w:val="clear" w:color="auto" w:fill="FFFFFF"/>
          </w:rPr>
          <w:t>(</w:t>
        </w:r>
        <w:r w:rsidR="00927F43">
          <w:rPr>
            <w:rFonts w:ascii="Arial" w:hAnsi="Arial" w:cs="Arial"/>
            <w:color w:val="00B050"/>
            <w:sz w:val="24"/>
            <w:szCs w:val="24"/>
          </w:rPr>
          <w:t xml:space="preserve">New line numbers </w:t>
        </w:r>
        <w:del w:id="970" w:author="Man Lim Ho" w:date="2024-07-10T23:00:00Z" w16du:dateUtc="2024-07-10T13:00:00Z">
          <w:r w:rsidR="00927F43" w:rsidDel="00804437">
            <w:rPr>
              <w:rFonts w:ascii="Arial" w:hAnsi="Arial" w:cs="Arial"/>
              <w:color w:val="00B050"/>
              <w:sz w:val="24"/>
              <w:szCs w:val="24"/>
            </w:rPr>
            <w:delText>XXX</w:delText>
          </w:r>
        </w:del>
      </w:ins>
      <w:ins w:id="971" w:author="Man Lim Ho" w:date="2024-07-10T23:00:00Z" w16du:dateUtc="2024-07-10T13:00:00Z">
        <w:r w:rsidR="00804437">
          <w:rPr>
            <w:rFonts w:ascii="Arial" w:hAnsi="Arial" w:cs="Arial"/>
            <w:color w:val="00B050"/>
            <w:sz w:val="24"/>
            <w:szCs w:val="24"/>
          </w:rPr>
          <w:t>388-390</w:t>
        </w:r>
      </w:ins>
      <w:ins w:id="972" w:author="Malgorzata Nakagawa-Lagisz" w:date="2024-07-10T11:12:00Z" w16du:dateUtc="2024-07-10T01:12:00Z">
        <w:r w:rsidR="00927F43">
          <w:rPr>
            <w:rFonts w:ascii="Arial" w:hAnsi="Arial" w:cs="Arial"/>
            <w:color w:val="00B050"/>
            <w:sz w:val="24"/>
            <w:szCs w:val="24"/>
          </w:rPr>
          <w:t>).</w:t>
        </w:r>
      </w:ins>
      <w:del w:id="973" w:author="Malgorzata Nakagawa-Lagisz" w:date="2024-07-10T11:12:00Z" w16du:dateUtc="2024-07-10T01:12:00Z">
        <w:r w:rsidR="00A05474" w:rsidRPr="00A05474" w:rsidDel="00927F43">
          <w:rPr>
            <w:rFonts w:ascii="Arial" w:hAnsi="Arial" w:cs="Arial"/>
            <w:color w:val="00B050"/>
            <w:sz w:val="24"/>
            <w:szCs w:val="24"/>
            <w:shd w:val="clear" w:color="auto" w:fill="FFFFFF"/>
          </w:rPr>
          <w:delText>For better clarification.</w:delText>
        </w:r>
      </w:del>
    </w:p>
    <w:p w14:paraId="2ECA2AF1"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L378-379 The eligibility criteria must specify that these articles have been included. Has the information on the tropical part been coded?</w:t>
      </w:r>
    </w:p>
    <w:p w14:paraId="3EDA42BD" w14:textId="7DB5A859" w:rsidR="00927F43" w:rsidRDefault="007D3186" w:rsidP="0016179E">
      <w:pPr>
        <w:spacing w:before="240" w:line="480" w:lineRule="auto"/>
        <w:jc w:val="both"/>
        <w:rPr>
          <w:ins w:id="974" w:author="Malgorzata Nakagawa-Lagisz" w:date="2024-07-10T11:12:00Z" w16du:dateUtc="2024-07-10T01:12:00Z"/>
          <w:rFonts w:ascii="Arial" w:hAnsi="Arial" w:cs="Arial"/>
          <w:color w:val="00B050"/>
          <w:sz w:val="24"/>
          <w:szCs w:val="24"/>
          <w:shd w:val="clear" w:color="auto" w:fill="FFFFFF"/>
        </w:rPr>
      </w:pPr>
      <w:r w:rsidRPr="00E70B42">
        <w:rPr>
          <w:rFonts w:ascii="Arial" w:hAnsi="Arial" w:cs="Arial"/>
          <w:color w:val="00B050"/>
          <w:sz w:val="24"/>
          <w:szCs w:val="24"/>
          <w:shd w:val="clear" w:color="auto" w:fill="FFFFFF"/>
        </w:rPr>
        <w:lastRenderedPageBreak/>
        <w:t>Author Response: When a study involve</w:t>
      </w:r>
      <w:ins w:id="975" w:author="Malgorzata Nakagawa-Lagisz" w:date="2024-07-10T12:52:00Z" w16du:dateUtc="2024-07-10T02:52:00Z">
        <w:r w:rsidR="00152F98">
          <w:rPr>
            <w:rFonts w:ascii="Arial" w:hAnsi="Arial" w:cs="Arial"/>
            <w:color w:val="00B050"/>
            <w:sz w:val="24"/>
            <w:szCs w:val="24"/>
            <w:shd w:val="clear" w:color="auto" w:fill="FFFFFF"/>
          </w:rPr>
          <w:t>d</w:t>
        </w:r>
      </w:ins>
      <w:r w:rsidRPr="00E70B42">
        <w:rPr>
          <w:rFonts w:ascii="Arial" w:hAnsi="Arial" w:cs="Arial"/>
          <w:color w:val="00B050"/>
          <w:sz w:val="24"/>
          <w:szCs w:val="24"/>
          <w:shd w:val="clear" w:color="auto" w:fill="FFFFFF"/>
        </w:rPr>
        <w:t xml:space="preserve"> both tropical and subtropical regions, only </w:t>
      </w:r>
      <w:r w:rsidR="00E70B42" w:rsidRPr="00E70B42">
        <w:rPr>
          <w:rFonts w:ascii="Arial" w:hAnsi="Arial" w:cs="Arial"/>
          <w:color w:val="00B050"/>
          <w:sz w:val="24"/>
          <w:szCs w:val="24"/>
          <w:shd w:val="clear" w:color="auto" w:fill="FFFFFF"/>
        </w:rPr>
        <w:t>research data regarding subtropical regions were coded into the map.</w:t>
      </w:r>
      <w:r w:rsidR="004D05FC">
        <w:rPr>
          <w:rFonts w:ascii="Arial" w:hAnsi="Arial" w:cs="Arial"/>
          <w:color w:val="00B050"/>
          <w:sz w:val="24"/>
          <w:szCs w:val="24"/>
          <w:shd w:val="clear" w:color="auto" w:fill="FFFFFF"/>
        </w:rPr>
        <w:t xml:space="preserve"> In our published protocol and </w:t>
      </w:r>
      <w:r w:rsidR="00AC25B6">
        <w:rPr>
          <w:rFonts w:ascii="Arial" w:hAnsi="Arial" w:cs="Arial"/>
          <w:color w:val="00B050"/>
          <w:sz w:val="24"/>
          <w:szCs w:val="24"/>
          <w:shd w:val="clear" w:color="auto" w:fill="FFFFFF"/>
        </w:rPr>
        <w:t xml:space="preserve">method outlined in this map, we indicated </w:t>
      </w:r>
      <w:del w:id="976" w:author="Malgorzata Nakagawa-Lagisz" w:date="2024-07-10T12:53:00Z" w16du:dateUtc="2024-07-10T02:53:00Z">
        <w:r w:rsidR="00AC25B6" w:rsidDel="00152F98">
          <w:rPr>
            <w:rFonts w:ascii="Arial" w:hAnsi="Arial" w:cs="Arial"/>
            <w:color w:val="00B050"/>
            <w:sz w:val="24"/>
            <w:szCs w:val="24"/>
            <w:shd w:val="clear" w:color="auto" w:fill="FFFFFF"/>
          </w:rPr>
          <w:delText xml:space="preserve">at </w:delText>
        </w:r>
      </w:del>
      <w:ins w:id="977" w:author="Malgorzata Nakagawa-Lagisz" w:date="2024-07-10T12:53:00Z" w16du:dateUtc="2024-07-10T02:53:00Z">
        <w:r w:rsidR="00152F98">
          <w:rPr>
            <w:rFonts w:ascii="Arial" w:hAnsi="Arial" w:cs="Arial"/>
            <w:color w:val="00B050"/>
            <w:sz w:val="24"/>
            <w:szCs w:val="24"/>
            <w:shd w:val="clear" w:color="auto" w:fill="FFFFFF"/>
          </w:rPr>
          <w:t xml:space="preserve">in </w:t>
        </w:r>
        <w:del w:id="978" w:author="Man Lim Ho" w:date="2024-07-10T19:13:00Z" w16du:dateUtc="2024-07-10T09:13:00Z">
          <w:r w:rsidR="00152F98" w:rsidDel="00890294">
            <w:rPr>
              <w:rFonts w:ascii="Arial" w:hAnsi="Arial" w:cs="Arial"/>
              <w:color w:val="00B050"/>
              <w:sz w:val="24"/>
              <w:szCs w:val="24"/>
              <w:shd w:val="clear" w:color="auto" w:fill="FFFFFF"/>
            </w:rPr>
            <w:delText xml:space="preserve">the  </w:delText>
          </w:r>
        </w:del>
      </w:ins>
      <w:del w:id="979" w:author="Man Lim Ho" w:date="2024-07-10T19:13:00Z" w16du:dateUtc="2024-07-10T09:13:00Z">
        <w:r w:rsidR="00AC25B6" w:rsidDel="00890294">
          <w:rPr>
            <w:rFonts w:ascii="Arial" w:hAnsi="Arial" w:cs="Arial"/>
            <w:color w:val="00B050"/>
            <w:sz w:val="24"/>
            <w:szCs w:val="24"/>
            <w:shd w:val="clear" w:color="auto" w:fill="FFFFFF"/>
          </w:rPr>
          <w:delText>eligibility</w:delText>
        </w:r>
      </w:del>
      <w:ins w:id="980" w:author="Man Lim Ho" w:date="2024-07-10T19:13:00Z" w16du:dateUtc="2024-07-10T09:13:00Z">
        <w:r w:rsidR="00890294">
          <w:rPr>
            <w:rFonts w:ascii="Arial" w:hAnsi="Arial" w:cs="Arial"/>
            <w:color w:val="00B050"/>
            <w:sz w:val="24"/>
            <w:szCs w:val="24"/>
            <w:shd w:val="clear" w:color="auto" w:fill="FFFFFF"/>
          </w:rPr>
          <w:t>the eligibility</w:t>
        </w:r>
      </w:ins>
      <w:r w:rsidR="00AC25B6">
        <w:rPr>
          <w:rFonts w:ascii="Arial" w:hAnsi="Arial" w:cs="Arial"/>
          <w:color w:val="00B050"/>
          <w:sz w:val="24"/>
          <w:szCs w:val="24"/>
          <w:shd w:val="clear" w:color="auto" w:fill="FFFFFF"/>
        </w:rPr>
        <w:t xml:space="preserve"> criteria that “studies focused on or including any subtropical and temperate coral systems and coral reefs were included;</w:t>
      </w:r>
      <w:r w:rsidR="00985B95">
        <w:rPr>
          <w:rFonts w:ascii="Arial" w:hAnsi="Arial" w:cs="Arial"/>
          <w:color w:val="00B050"/>
          <w:sz w:val="24"/>
          <w:szCs w:val="24"/>
          <w:shd w:val="clear" w:color="auto" w:fill="FFFFFF"/>
        </w:rPr>
        <w:t xml:space="preserve"> this includes marginal and high latitude coral systems.” And “Studies focused solely on tropical, polar and/or </w:t>
      </w:r>
      <w:proofErr w:type="gramStart"/>
      <w:r w:rsidR="00985B95">
        <w:rPr>
          <w:rFonts w:ascii="Arial" w:hAnsi="Arial" w:cs="Arial"/>
          <w:color w:val="00B050"/>
          <w:sz w:val="24"/>
          <w:szCs w:val="24"/>
          <w:shd w:val="clear" w:color="auto" w:fill="FFFFFF"/>
        </w:rPr>
        <w:t>deep sea</w:t>
      </w:r>
      <w:proofErr w:type="gramEnd"/>
      <w:r w:rsidR="00985B95">
        <w:rPr>
          <w:rFonts w:ascii="Arial" w:hAnsi="Arial" w:cs="Arial"/>
          <w:color w:val="00B050"/>
          <w:sz w:val="24"/>
          <w:szCs w:val="24"/>
          <w:shd w:val="clear" w:color="auto" w:fill="FFFFFF"/>
        </w:rPr>
        <w:t xml:space="preserve"> corals, kelp forests and fishes were excluded.” Which means if </w:t>
      </w:r>
      <w:del w:id="981" w:author="Malgorzata Nakagawa-Lagisz" w:date="2024-07-10T12:53:00Z" w16du:dateUtc="2024-07-10T02:53:00Z">
        <w:r w:rsidR="00985B95" w:rsidDel="00152F98">
          <w:rPr>
            <w:rFonts w:ascii="Arial" w:hAnsi="Arial" w:cs="Arial"/>
            <w:color w:val="00B050"/>
            <w:sz w:val="24"/>
            <w:szCs w:val="24"/>
            <w:shd w:val="clear" w:color="auto" w:fill="FFFFFF"/>
          </w:rPr>
          <w:delText xml:space="preserve">it </w:delText>
        </w:r>
      </w:del>
      <w:ins w:id="982" w:author="Malgorzata Nakagawa-Lagisz" w:date="2024-07-10T12:53:00Z" w16du:dateUtc="2024-07-10T02:53:00Z">
        <w:r w:rsidR="00152F98">
          <w:rPr>
            <w:rFonts w:ascii="Arial" w:hAnsi="Arial" w:cs="Arial"/>
            <w:color w:val="00B050"/>
            <w:sz w:val="24"/>
            <w:szCs w:val="24"/>
            <w:shd w:val="clear" w:color="auto" w:fill="FFFFFF"/>
          </w:rPr>
          <w:t xml:space="preserve">a study </w:t>
        </w:r>
      </w:ins>
      <w:r w:rsidR="00985B95">
        <w:rPr>
          <w:rFonts w:ascii="Arial" w:hAnsi="Arial" w:cs="Arial"/>
          <w:color w:val="00B050"/>
          <w:sz w:val="24"/>
          <w:szCs w:val="24"/>
          <w:shd w:val="clear" w:color="auto" w:fill="FFFFFF"/>
        </w:rPr>
        <w:t xml:space="preserve">involves both tropical and subtropical coral reef research, we would still include the data into the </w:t>
      </w:r>
      <w:r w:rsidR="004761A1">
        <w:rPr>
          <w:rFonts w:ascii="Arial" w:hAnsi="Arial" w:cs="Arial"/>
          <w:color w:val="00B050"/>
          <w:sz w:val="24"/>
          <w:szCs w:val="24"/>
          <w:shd w:val="clear" w:color="auto" w:fill="FFFFFF"/>
        </w:rPr>
        <w:t xml:space="preserve">map. We do acknowledge that we did not make it clear in the method as to what part of the studies would we be coded into the study, so we have added a line to the eligibility criteria as follows: </w:t>
      </w:r>
    </w:p>
    <w:p w14:paraId="7D3A025C" w14:textId="08092F9F" w:rsidR="007D3186" w:rsidRPr="00E70B42" w:rsidRDefault="00927F43" w:rsidP="0016179E">
      <w:pPr>
        <w:spacing w:before="240" w:line="480" w:lineRule="auto"/>
        <w:jc w:val="both"/>
        <w:rPr>
          <w:rFonts w:ascii="Arial" w:hAnsi="Arial" w:cs="Arial"/>
          <w:color w:val="00B050"/>
          <w:sz w:val="24"/>
          <w:szCs w:val="24"/>
          <w:shd w:val="clear" w:color="auto" w:fill="FFFFFF"/>
        </w:rPr>
      </w:pPr>
      <w:ins w:id="983" w:author="Malgorzata Nakagawa-Lagisz" w:date="2024-07-10T11:12:00Z" w16du:dateUtc="2024-07-10T01:12:00Z">
        <w:r>
          <w:rPr>
            <w:rFonts w:ascii="Arial" w:hAnsi="Arial" w:cs="Arial"/>
            <w:color w:val="00B050"/>
            <w:sz w:val="24"/>
            <w:szCs w:val="24"/>
          </w:rPr>
          <w:t xml:space="preserve">New line numbers </w:t>
        </w:r>
        <w:del w:id="984" w:author="Man Lim Ho" w:date="2024-07-10T23:00:00Z" w16du:dateUtc="2024-07-10T13:00:00Z">
          <w:r w:rsidDel="00A411C5">
            <w:rPr>
              <w:rFonts w:ascii="Arial" w:hAnsi="Arial" w:cs="Arial"/>
              <w:color w:val="00B050"/>
              <w:sz w:val="24"/>
              <w:szCs w:val="24"/>
            </w:rPr>
            <w:delText>XXX</w:delText>
          </w:r>
        </w:del>
      </w:ins>
      <w:ins w:id="985" w:author="Man Lim Ho" w:date="2024-07-10T23:00:00Z" w16du:dateUtc="2024-07-10T13:00:00Z">
        <w:r w:rsidR="00A411C5">
          <w:rPr>
            <w:rFonts w:ascii="Arial" w:hAnsi="Arial" w:cs="Arial"/>
            <w:color w:val="00B050"/>
            <w:sz w:val="24"/>
            <w:szCs w:val="24"/>
          </w:rPr>
          <w:t>290-292</w:t>
        </w:r>
      </w:ins>
      <w:ins w:id="986" w:author="Malgorzata Nakagawa-Lagisz" w:date="2024-07-10T11:12:00Z" w16du:dateUtc="2024-07-10T01:12: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4761A1">
        <w:rPr>
          <w:rFonts w:ascii="Arial" w:hAnsi="Arial" w:cs="Arial"/>
          <w:color w:val="00B050"/>
          <w:sz w:val="24"/>
          <w:szCs w:val="24"/>
          <w:shd w:val="clear" w:color="auto" w:fill="FFFFFF"/>
        </w:rPr>
        <w:t>“</w:t>
      </w:r>
      <w:del w:id="987" w:author="Man Lim Ho" w:date="2024-07-10T21:07:00Z" w16du:dateUtc="2024-07-10T11:07:00Z">
        <w:r w:rsidR="002C6372" w:rsidRPr="002C6372" w:rsidDel="00EC2FDE">
          <w:rPr>
            <w:rFonts w:ascii="Arial" w:hAnsi="Arial" w:cs="Arial"/>
            <w:color w:val="00B050"/>
            <w:sz w:val="24"/>
            <w:szCs w:val="24"/>
            <w:shd w:val="clear" w:color="auto" w:fill="FFFFFF"/>
          </w:rPr>
          <w:delText>-</w:delText>
        </w:r>
        <w:r w:rsidR="002C6372" w:rsidRPr="002C6372" w:rsidDel="00EC2FDE">
          <w:rPr>
            <w:rFonts w:ascii="Arial" w:hAnsi="Arial" w:cs="Arial"/>
            <w:color w:val="00B050"/>
            <w:sz w:val="24"/>
            <w:szCs w:val="24"/>
            <w:shd w:val="clear" w:color="auto" w:fill="FFFFFF"/>
          </w:rPr>
          <w:tab/>
        </w:r>
      </w:del>
      <w:ins w:id="988" w:author="Man Lim Ho" w:date="2024-07-10T21:09:00Z" w16du:dateUtc="2024-07-10T11:09:00Z">
        <w:r w:rsidR="00590E2C" w:rsidRPr="00590E2C">
          <w:rPr>
            <w:rFonts w:ascii="Arial" w:hAnsi="Arial" w:cs="Arial"/>
            <w:color w:val="00B050"/>
            <w:sz w:val="24"/>
            <w:szCs w:val="24"/>
            <w:shd w:val="clear" w:color="auto" w:fill="FFFFFF"/>
          </w:rPr>
          <w:t>-</w:t>
        </w:r>
        <w:r w:rsidR="00590E2C" w:rsidRPr="00590E2C">
          <w:rPr>
            <w:rFonts w:ascii="Arial" w:hAnsi="Arial" w:cs="Arial"/>
            <w:color w:val="00B050"/>
            <w:sz w:val="24"/>
            <w:szCs w:val="24"/>
            <w:shd w:val="clear" w:color="auto" w:fill="FFFFFF"/>
          </w:rPr>
          <w:tab/>
          <w:t>If the literature presents results of impact of ocean warming on subtropical coral systems and other subjects, only the data from the research on subtropical coral systems are extracted in this map</w:t>
        </w:r>
        <w:r w:rsidR="00590E2C">
          <w:rPr>
            <w:rFonts w:ascii="Arial" w:hAnsi="Arial" w:cs="Arial"/>
            <w:color w:val="00B050"/>
            <w:sz w:val="24"/>
            <w:szCs w:val="24"/>
            <w:shd w:val="clear" w:color="auto" w:fill="FFFFFF"/>
          </w:rPr>
          <w:t>.</w:t>
        </w:r>
      </w:ins>
      <w:commentRangeStart w:id="989"/>
      <w:commentRangeStart w:id="990"/>
      <w:del w:id="991" w:author="Man Lim Ho" w:date="2024-07-10T21:07:00Z" w16du:dateUtc="2024-07-10T11:07:00Z">
        <w:r w:rsidR="002C6372" w:rsidRPr="002C6372" w:rsidDel="00EC2FDE">
          <w:rPr>
            <w:rFonts w:ascii="Arial" w:hAnsi="Arial" w:cs="Arial"/>
            <w:color w:val="00B050"/>
            <w:sz w:val="24"/>
            <w:szCs w:val="24"/>
            <w:shd w:val="clear" w:color="auto" w:fill="FFFFFF"/>
          </w:rPr>
          <w:delText>Whereas a study includes subtropical coral systems and another component (tropical, polar, fishes, etc.), the research based on the subtropical coral systems are included</w:delText>
        </w:r>
        <w:commentRangeEnd w:id="989"/>
        <w:r w:rsidR="00152F98" w:rsidDel="00EC2FDE">
          <w:rPr>
            <w:rStyle w:val="CommentReference"/>
          </w:rPr>
          <w:commentReference w:id="989"/>
        </w:r>
      </w:del>
      <w:commentRangeEnd w:id="990"/>
      <w:del w:id="992" w:author="Man Lim Ho" w:date="2024-07-10T21:09:00Z" w16du:dateUtc="2024-07-10T11:09:00Z">
        <w:r w:rsidR="00EC2FDE" w:rsidDel="00590E2C">
          <w:rPr>
            <w:rStyle w:val="CommentReference"/>
          </w:rPr>
          <w:commentReference w:id="990"/>
        </w:r>
        <w:r w:rsidR="002C6372" w:rsidRPr="002C6372" w:rsidDel="00590E2C">
          <w:rPr>
            <w:rFonts w:ascii="Arial" w:hAnsi="Arial" w:cs="Arial"/>
            <w:color w:val="00B050"/>
            <w:sz w:val="24"/>
            <w:szCs w:val="24"/>
            <w:shd w:val="clear" w:color="auto" w:fill="FFFFFF"/>
          </w:rPr>
          <w:delText>.</w:delText>
        </w:r>
      </w:del>
      <w:r w:rsidR="004761A1">
        <w:rPr>
          <w:rFonts w:ascii="Arial" w:hAnsi="Arial" w:cs="Arial"/>
          <w:color w:val="00B050"/>
          <w:sz w:val="24"/>
          <w:szCs w:val="24"/>
          <w:shd w:val="clear" w:color="auto" w:fill="FFFFFF"/>
        </w:rPr>
        <w:t>”</w:t>
      </w:r>
      <w:r w:rsidR="002C6372">
        <w:rPr>
          <w:rFonts w:ascii="Arial" w:hAnsi="Arial" w:cs="Arial"/>
          <w:color w:val="00B050"/>
          <w:sz w:val="24"/>
          <w:szCs w:val="24"/>
          <w:shd w:val="clear" w:color="auto" w:fill="FFFFFF"/>
        </w:rPr>
        <w:t>.</w:t>
      </w:r>
    </w:p>
    <w:p w14:paraId="5E81922E"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 xml:space="preserve">L380-429 I suggest </w:t>
      </w:r>
      <w:proofErr w:type="gramStart"/>
      <w:r w:rsidRPr="00072883">
        <w:rPr>
          <w:rFonts w:ascii="Arial" w:hAnsi="Arial" w:cs="Arial"/>
          <w:color w:val="000033"/>
          <w:sz w:val="24"/>
          <w:szCs w:val="24"/>
          <w:shd w:val="clear" w:color="auto" w:fill="FFFFFF"/>
        </w:rPr>
        <w:t>to show</w:t>
      </w:r>
      <w:proofErr w:type="gramEnd"/>
      <w:r w:rsidRPr="00072883">
        <w:rPr>
          <w:rFonts w:ascii="Arial" w:hAnsi="Arial" w:cs="Arial"/>
          <w:color w:val="000033"/>
          <w:sz w:val="24"/>
          <w:szCs w:val="24"/>
          <w:shd w:val="clear" w:color="auto" w:fill="FFFFFF"/>
        </w:rPr>
        <w:t xml:space="preserve"> also the % of studies for the province level, countries, and proximity to mainland.</w:t>
      </w:r>
    </w:p>
    <w:p w14:paraId="6EA349D0" w14:textId="372F7D2B" w:rsidR="005607A6" w:rsidRPr="00C412B8" w:rsidRDefault="0080150C" w:rsidP="0016179E">
      <w:pPr>
        <w:spacing w:before="240" w:line="480" w:lineRule="auto"/>
        <w:jc w:val="both"/>
        <w:rPr>
          <w:rFonts w:ascii="Arial" w:hAnsi="Arial" w:cs="Arial"/>
          <w:color w:val="00B050"/>
          <w:sz w:val="24"/>
          <w:szCs w:val="24"/>
          <w:shd w:val="clear" w:color="auto" w:fill="FFFFFF"/>
        </w:rPr>
      </w:pPr>
      <w:r w:rsidRPr="00C412B8">
        <w:rPr>
          <w:rFonts w:ascii="Arial" w:hAnsi="Arial" w:cs="Arial"/>
          <w:color w:val="00B050"/>
          <w:sz w:val="24"/>
          <w:szCs w:val="24"/>
          <w:shd w:val="clear" w:color="auto" w:fill="FFFFFF"/>
        </w:rPr>
        <w:t>Author Response: Thank you for the suggestion, we have added the percentage of articles to the text.</w:t>
      </w:r>
    </w:p>
    <w:p w14:paraId="136BE5ED"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L398 Are some provinces made up of a single ecoregion?</w:t>
      </w:r>
    </w:p>
    <w:p w14:paraId="7EE73883" w14:textId="482FC871" w:rsidR="00A318CE" w:rsidRPr="00630D40" w:rsidRDefault="000975BF"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lastRenderedPageBreak/>
        <w:t>Author</w:t>
      </w:r>
      <w:r w:rsid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Yes, some </w:t>
      </w:r>
      <w:r w:rsidR="005B7F32" w:rsidRPr="00630D40">
        <w:rPr>
          <w:rFonts w:ascii="Arial" w:hAnsi="Arial" w:cs="Arial"/>
          <w:color w:val="00B050"/>
          <w:sz w:val="24"/>
          <w:szCs w:val="24"/>
          <w:shd w:val="clear" w:color="auto" w:fill="FFFFFF"/>
        </w:rPr>
        <w:t>provinces are made up of a single ecoregion, e.g. Lord Howe and Norfolk Islands</w:t>
      </w:r>
      <w:r w:rsidR="00630D40">
        <w:rPr>
          <w:rFonts w:ascii="Arial" w:hAnsi="Arial" w:cs="Arial"/>
          <w:color w:val="00B050"/>
          <w:sz w:val="24"/>
          <w:szCs w:val="24"/>
          <w:shd w:val="clear" w:color="auto" w:fill="FFFFFF"/>
        </w:rPr>
        <w:t>.</w:t>
      </w:r>
    </w:p>
    <w:p w14:paraId="4B8DBCF4"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L411 regions or countries?</w:t>
      </w:r>
    </w:p>
    <w:p w14:paraId="6C4EC2E8" w14:textId="432D2989" w:rsidR="00A318CE" w:rsidRPr="00630D40" w:rsidRDefault="00224450"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Regions were used here since </w:t>
      </w:r>
      <w:r w:rsidR="00D644A8" w:rsidRPr="00630D40">
        <w:rPr>
          <w:rFonts w:ascii="Arial" w:hAnsi="Arial" w:cs="Arial"/>
          <w:color w:val="00B050"/>
          <w:sz w:val="24"/>
          <w:szCs w:val="24"/>
          <w:shd w:val="clear" w:color="auto" w:fill="FFFFFF"/>
        </w:rPr>
        <w:t xml:space="preserve">the studies were conducted </w:t>
      </w:r>
      <w:r w:rsidRPr="00630D40">
        <w:rPr>
          <w:rFonts w:ascii="Arial" w:hAnsi="Arial" w:cs="Arial"/>
          <w:color w:val="00B050"/>
          <w:sz w:val="24"/>
          <w:szCs w:val="24"/>
          <w:shd w:val="clear" w:color="auto" w:fill="FFFFFF"/>
        </w:rPr>
        <w:t>only</w:t>
      </w:r>
      <w:r w:rsidR="00D644A8" w:rsidRPr="00630D40">
        <w:rPr>
          <w:rFonts w:ascii="Arial" w:hAnsi="Arial" w:cs="Arial"/>
          <w:color w:val="00B050"/>
          <w:sz w:val="24"/>
          <w:szCs w:val="24"/>
          <w:shd w:val="clear" w:color="auto" w:fill="FFFFFF"/>
        </w:rPr>
        <w:t xml:space="preserve"> in</w:t>
      </w:r>
      <w:r w:rsidRPr="00630D40">
        <w:rPr>
          <w:rFonts w:ascii="Arial" w:hAnsi="Arial" w:cs="Arial"/>
          <w:color w:val="00B050"/>
          <w:sz w:val="24"/>
          <w:szCs w:val="24"/>
          <w:shd w:val="clear" w:color="auto" w:fill="FFFFFF"/>
        </w:rPr>
        <w:t xml:space="preserve"> some </w:t>
      </w:r>
      <w:r w:rsidR="00D644A8" w:rsidRPr="00630D40">
        <w:rPr>
          <w:rFonts w:ascii="Arial" w:hAnsi="Arial" w:cs="Arial"/>
          <w:color w:val="00B050"/>
          <w:sz w:val="24"/>
          <w:szCs w:val="24"/>
          <w:shd w:val="clear" w:color="auto" w:fill="FFFFFF"/>
        </w:rPr>
        <w:t>regions</w:t>
      </w:r>
      <w:r w:rsidRPr="00630D40">
        <w:rPr>
          <w:rFonts w:ascii="Arial" w:hAnsi="Arial" w:cs="Arial"/>
          <w:color w:val="00B050"/>
          <w:sz w:val="24"/>
          <w:szCs w:val="24"/>
          <w:shd w:val="clear" w:color="auto" w:fill="FFFFFF"/>
        </w:rPr>
        <w:t xml:space="preserve"> of the countries</w:t>
      </w:r>
      <w:r w:rsidR="00D644A8" w:rsidRPr="00630D40">
        <w:rPr>
          <w:rFonts w:ascii="Arial" w:hAnsi="Arial" w:cs="Arial"/>
          <w:color w:val="00B050"/>
          <w:sz w:val="24"/>
          <w:szCs w:val="24"/>
          <w:shd w:val="clear" w:color="auto" w:fill="FFFFFF"/>
        </w:rPr>
        <w:t>.</w:t>
      </w:r>
    </w:p>
    <w:p w14:paraId="39B54008"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L413-417 The definitions should be specified in the methods.</w:t>
      </w:r>
    </w:p>
    <w:p w14:paraId="527AEDA9" w14:textId="17126C50" w:rsidR="0083447E" w:rsidRPr="00881E53" w:rsidRDefault="0083447E" w:rsidP="0016179E">
      <w:pPr>
        <w:spacing w:before="240" w:line="480" w:lineRule="auto"/>
        <w:jc w:val="both"/>
        <w:rPr>
          <w:rFonts w:ascii="Arial" w:hAnsi="Arial" w:cs="Arial"/>
          <w:color w:val="00B050"/>
          <w:sz w:val="24"/>
          <w:szCs w:val="24"/>
          <w:shd w:val="clear" w:color="auto" w:fill="FFFFFF"/>
        </w:rPr>
      </w:pPr>
      <w:r w:rsidRPr="00881E53">
        <w:rPr>
          <w:rFonts w:ascii="Arial" w:hAnsi="Arial" w:cs="Arial"/>
          <w:color w:val="00B050"/>
          <w:sz w:val="24"/>
          <w:szCs w:val="24"/>
          <w:shd w:val="clear" w:color="auto" w:fill="FFFFFF"/>
        </w:rPr>
        <w:t xml:space="preserve">Author Response: We have placed it here as it is the first </w:t>
      </w:r>
      <w:r w:rsidR="007937B1" w:rsidRPr="00881E53">
        <w:rPr>
          <w:rFonts w:ascii="Arial" w:hAnsi="Arial" w:cs="Arial"/>
          <w:color w:val="00B050"/>
          <w:sz w:val="24"/>
          <w:szCs w:val="24"/>
          <w:shd w:val="clear" w:color="auto" w:fill="FFFFFF"/>
        </w:rPr>
        <w:t xml:space="preserve">point we started using the definitions. We believe </w:t>
      </w:r>
      <w:r w:rsidR="00881E53" w:rsidRPr="00881E53">
        <w:rPr>
          <w:rFonts w:ascii="Arial" w:hAnsi="Arial" w:cs="Arial"/>
          <w:color w:val="00B050"/>
          <w:sz w:val="24"/>
          <w:szCs w:val="24"/>
          <w:shd w:val="clear" w:color="auto" w:fill="FFFFFF"/>
        </w:rPr>
        <w:t>it would be more appropriate to place it here in terms of context.</w:t>
      </w:r>
    </w:p>
    <w:p w14:paraId="2E198FCB"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L447 Unclear, something like "between 0-20m depth" would be clearer.</w:t>
      </w:r>
    </w:p>
    <w:p w14:paraId="6671D9A4" w14:textId="37B5AE62" w:rsidR="00B12DD9" w:rsidRDefault="00DD7CAB" w:rsidP="0016179E">
      <w:pPr>
        <w:spacing w:before="240" w:line="480" w:lineRule="auto"/>
        <w:jc w:val="both"/>
        <w:rPr>
          <w:ins w:id="993" w:author="Malgorzata Nakagawa-Lagisz" w:date="2024-07-10T11:12:00Z" w16du:dateUtc="2024-07-10T01:12:00Z"/>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sidRP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w:t>
      </w:r>
      <w:r w:rsidR="00630D40" w:rsidRPr="00630D40">
        <w:rPr>
          <w:rFonts w:ascii="Arial" w:hAnsi="Arial" w:cs="Arial"/>
          <w:color w:val="00B050"/>
          <w:sz w:val="24"/>
          <w:szCs w:val="24"/>
          <w:shd w:val="clear" w:color="auto" w:fill="FFFFFF"/>
        </w:rPr>
        <w:t>We agree, and we have amended</w:t>
      </w:r>
      <w:ins w:id="994" w:author="Malgorzata Nakagawa-Lagisz" w:date="2024-07-10T11:13:00Z" w16du:dateUtc="2024-07-10T01:13:00Z">
        <w:r w:rsidR="00B12DD9">
          <w:rPr>
            <w:rFonts w:ascii="Arial" w:hAnsi="Arial" w:cs="Arial"/>
            <w:color w:val="00B050"/>
            <w:sz w:val="24"/>
            <w:szCs w:val="24"/>
            <w:shd w:val="clear" w:color="auto" w:fill="FFFFFF"/>
          </w:rPr>
          <w:t>:</w:t>
        </w:r>
      </w:ins>
      <w:del w:id="995" w:author="Malgorzata Nakagawa-Lagisz" w:date="2024-07-10T11:13:00Z" w16du:dateUtc="2024-07-10T01:13:00Z">
        <w:r w:rsidR="00630D40" w:rsidRPr="00630D40" w:rsidDel="00B12DD9">
          <w:rPr>
            <w:rFonts w:ascii="Arial" w:hAnsi="Arial" w:cs="Arial"/>
            <w:color w:val="00B050"/>
            <w:sz w:val="24"/>
            <w:szCs w:val="24"/>
            <w:shd w:val="clear" w:color="auto" w:fill="FFFFFF"/>
          </w:rPr>
          <w:delText xml:space="preserve"> to</w:delText>
        </w:r>
      </w:del>
      <w:r w:rsidR="00630D40" w:rsidRPr="00630D40">
        <w:rPr>
          <w:rFonts w:ascii="Arial" w:hAnsi="Arial" w:cs="Arial"/>
          <w:color w:val="00B050"/>
          <w:sz w:val="24"/>
          <w:szCs w:val="24"/>
          <w:shd w:val="clear" w:color="auto" w:fill="FFFFFF"/>
        </w:rPr>
        <w:t xml:space="preserve"> </w:t>
      </w:r>
    </w:p>
    <w:p w14:paraId="4F02386C" w14:textId="5454BED1" w:rsidR="00A318CE" w:rsidRPr="00630D40" w:rsidRDefault="00B12DD9" w:rsidP="0016179E">
      <w:pPr>
        <w:spacing w:before="240" w:line="480" w:lineRule="auto"/>
        <w:jc w:val="both"/>
        <w:rPr>
          <w:rFonts w:ascii="Arial" w:hAnsi="Arial" w:cs="Arial"/>
          <w:color w:val="00B050"/>
          <w:sz w:val="24"/>
          <w:szCs w:val="24"/>
          <w:shd w:val="clear" w:color="auto" w:fill="FFFFFF"/>
        </w:rPr>
      </w:pPr>
      <w:ins w:id="996" w:author="Malgorzata Nakagawa-Lagisz" w:date="2024-07-10T11:12:00Z" w16du:dateUtc="2024-07-10T01:12:00Z">
        <w:r>
          <w:rPr>
            <w:rFonts w:ascii="Arial" w:hAnsi="Arial" w:cs="Arial"/>
            <w:color w:val="00B050"/>
            <w:sz w:val="24"/>
            <w:szCs w:val="24"/>
          </w:rPr>
          <w:t xml:space="preserve">New line numbers </w:t>
        </w:r>
        <w:del w:id="997" w:author="Man Lim Ho" w:date="2024-07-10T23:00:00Z" w16du:dateUtc="2024-07-10T13:00:00Z">
          <w:r w:rsidDel="002D4027">
            <w:rPr>
              <w:rFonts w:ascii="Arial" w:hAnsi="Arial" w:cs="Arial"/>
              <w:color w:val="00B050"/>
              <w:sz w:val="24"/>
              <w:szCs w:val="24"/>
            </w:rPr>
            <w:delText>XXX</w:delText>
          </w:r>
        </w:del>
      </w:ins>
      <w:ins w:id="998" w:author="Man Lim Ho" w:date="2024-07-10T23:00:00Z" w16du:dateUtc="2024-07-10T13:00:00Z">
        <w:r w:rsidR="002D4027">
          <w:rPr>
            <w:rFonts w:ascii="Arial" w:hAnsi="Arial" w:cs="Arial"/>
            <w:color w:val="00B050"/>
            <w:sz w:val="24"/>
            <w:szCs w:val="24"/>
          </w:rPr>
          <w:t>494-496</w:t>
        </w:r>
      </w:ins>
      <w:ins w:id="999" w:author="Malgorzata Nakagawa-Lagisz" w:date="2024-07-10T11:12:00Z" w16du:dateUtc="2024-07-10T01:12: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630D40" w:rsidRPr="00630D40">
        <w:rPr>
          <w:rFonts w:ascii="Arial" w:hAnsi="Arial" w:cs="Arial"/>
          <w:color w:val="00B050"/>
          <w:sz w:val="24"/>
          <w:szCs w:val="24"/>
          <w:shd w:val="clear" w:color="auto" w:fill="FFFFFF"/>
        </w:rPr>
        <w:t>“</w:t>
      </w:r>
      <w:r w:rsidR="00426046" w:rsidRPr="00426046">
        <w:rPr>
          <w:rFonts w:ascii="Arial" w:hAnsi="Arial" w:cs="Arial"/>
          <w:color w:val="00B050"/>
          <w:sz w:val="24"/>
          <w:szCs w:val="24"/>
          <w:shd w:val="clear" w:color="auto" w:fill="FFFFFF"/>
        </w:rPr>
        <w:t xml:space="preserve">For study depth and/or depth of data collection, majority of temperature data were obtained at depth of 0 to 20 m below sea surface (Figure </w:t>
      </w:r>
      <w:del w:id="1000" w:author="Man Lim Ho" w:date="2024-07-10T23:00:00Z" w16du:dateUtc="2024-07-10T13:00:00Z">
        <w:r w:rsidR="00426046" w:rsidRPr="00426046" w:rsidDel="002D4027">
          <w:rPr>
            <w:rFonts w:ascii="Arial" w:hAnsi="Arial" w:cs="Arial"/>
            <w:color w:val="00B050"/>
            <w:sz w:val="24"/>
            <w:szCs w:val="24"/>
            <w:shd w:val="clear" w:color="auto" w:fill="FFFFFF"/>
          </w:rPr>
          <w:delText>9c</w:delText>
        </w:r>
      </w:del>
      <w:ins w:id="1001" w:author="Man Lim Ho" w:date="2024-07-10T23:00:00Z" w16du:dateUtc="2024-07-10T13:00:00Z">
        <w:r w:rsidR="002D4027">
          <w:rPr>
            <w:rFonts w:ascii="Arial" w:hAnsi="Arial" w:cs="Arial"/>
            <w:color w:val="00B050"/>
            <w:sz w:val="24"/>
            <w:szCs w:val="24"/>
            <w:shd w:val="clear" w:color="auto" w:fill="FFFFFF"/>
          </w:rPr>
          <w:t>10</w:t>
        </w:r>
        <w:r w:rsidR="002D4027" w:rsidRPr="00426046">
          <w:rPr>
            <w:rFonts w:ascii="Arial" w:hAnsi="Arial" w:cs="Arial"/>
            <w:color w:val="00B050"/>
            <w:sz w:val="24"/>
            <w:szCs w:val="24"/>
            <w:shd w:val="clear" w:color="auto" w:fill="FFFFFF"/>
          </w:rPr>
          <w:t>c</w:t>
        </w:r>
      </w:ins>
      <w:r w:rsidR="00426046" w:rsidRPr="00426046">
        <w:rPr>
          <w:rFonts w:ascii="Arial" w:hAnsi="Arial" w:cs="Arial"/>
          <w:color w:val="00B050"/>
          <w:sz w:val="24"/>
          <w:szCs w:val="24"/>
          <w:shd w:val="clear" w:color="auto" w:fill="FFFFFF"/>
        </w:rPr>
        <w:t>), with one temperature data recording at a depth of 40 m (T-</w:t>
      </w:r>
      <w:proofErr w:type="spellStart"/>
      <w:r w:rsidR="00426046" w:rsidRPr="00426046">
        <w:rPr>
          <w:rFonts w:ascii="Arial" w:hAnsi="Arial" w:cs="Arial"/>
          <w:color w:val="00B050"/>
          <w:sz w:val="24"/>
          <w:szCs w:val="24"/>
          <w:shd w:val="clear" w:color="auto" w:fill="FFFFFF"/>
        </w:rPr>
        <w:t>MEDNet</w:t>
      </w:r>
      <w:proofErr w:type="spellEnd"/>
      <w:r w:rsidR="00426046" w:rsidRPr="00426046">
        <w:rPr>
          <w:rFonts w:ascii="Arial" w:hAnsi="Arial" w:cs="Arial"/>
          <w:color w:val="00B050"/>
          <w:sz w:val="24"/>
          <w:szCs w:val="24"/>
          <w:shd w:val="clear" w:color="auto" w:fill="FFFFFF"/>
        </w:rPr>
        <w:t>).</w:t>
      </w:r>
      <w:r w:rsidR="00630D40" w:rsidRPr="00630D40">
        <w:rPr>
          <w:rFonts w:ascii="Arial" w:hAnsi="Arial" w:cs="Arial"/>
          <w:color w:val="00B050"/>
          <w:sz w:val="24"/>
          <w:szCs w:val="24"/>
          <w:shd w:val="clear" w:color="auto" w:fill="FFFFFF"/>
        </w:rPr>
        <w:t>”</w:t>
      </w:r>
      <w:del w:id="1002" w:author="Malgorzata Nakagawa-Lagisz" w:date="2024-07-10T12:55:00Z" w16du:dateUtc="2024-07-10T02:55:00Z">
        <w:r w:rsidR="00DD7CAB" w:rsidRPr="00630D40" w:rsidDel="00152F98">
          <w:rPr>
            <w:rFonts w:ascii="Arial" w:hAnsi="Arial" w:cs="Arial"/>
            <w:color w:val="00B050"/>
            <w:sz w:val="24"/>
            <w:szCs w:val="24"/>
            <w:shd w:val="clear" w:color="auto" w:fill="FFFFFF"/>
          </w:rPr>
          <w:delText>.</w:delText>
        </w:r>
      </w:del>
    </w:p>
    <w:p w14:paraId="3C1D6696"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L455 If the studies do not describe extreme weather events, which type of warming effect is studied?</w:t>
      </w:r>
    </w:p>
    <w:p w14:paraId="686CAFBE" w14:textId="4028A328" w:rsidR="00553125" w:rsidDel="00D808B3" w:rsidRDefault="00553125" w:rsidP="0016179E">
      <w:pPr>
        <w:spacing w:before="240" w:line="480" w:lineRule="auto"/>
        <w:jc w:val="both"/>
        <w:rPr>
          <w:ins w:id="1003" w:author="Malgorzata Nakagawa-Lagisz" w:date="2024-07-10T12:56:00Z" w16du:dateUtc="2024-07-10T02:56:00Z"/>
          <w:del w:id="1004" w:author="Man Lim Ho" w:date="2024-07-10T23:02:00Z" w16du:dateUtc="2024-07-10T13:02:00Z"/>
          <w:rFonts w:ascii="Arial" w:hAnsi="Arial" w:cs="Arial"/>
          <w:color w:val="00B050"/>
          <w:sz w:val="24"/>
          <w:szCs w:val="24"/>
          <w:shd w:val="clear" w:color="auto" w:fill="FFFFFF"/>
        </w:rPr>
      </w:pPr>
      <w:r w:rsidRPr="00B93268">
        <w:rPr>
          <w:rFonts w:ascii="Arial" w:hAnsi="Arial" w:cs="Arial"/>
          <w:color w:val="00B050"/>
          <w:sz w:val="24"/>
          <w:szCs w:val="24"/>
          <w:shd w:val="clear" w:color="auto" w:fill="FFFFFF"/>
        </w:rPr>
        <w:t xml:space="preserve">Author Response: For studies that did not describe extreme weather events, they are </w:t>
      </w:r>
      <w:del w:id="1005" w:author="Man Lim Ho" w:date="2024-07-10T23:02:00Z" w16du:dateUtc="2024-07-10T13:02:00Z">
        <w:r w:rsidRPr="00B93268" w:rsidDel="00D808B3">
          <w:rPr>
            <w:rFonts w:ascii="Arial" w:hAnsi="Arial" w:cs="Arial"/>
            <w:color w:val="00B050"/>
            <w:sz w:val="24"/>
            <w:szCs w:val="24"/>
            <w:shd w:val="clear" w:color="auto" w:fill="FFFFFF"/>
          </w:rPr>
          <w:delText>possibly</w:delText>
        </w:r>
        <w:r w:rsidR="007C4669" w:rsidRPr="00B93268" w:rsidDel="00D808B3">
          <w:rPr>
            <w:rFonts w:ascii="Arial" w:hAnsi="Arial" w:cs="Arial"/>
            <w:color w:val="00B050"/>
            <w:sz w:val="24"/>
            <w:szCs w:val="24"/>
            <w:shd w:val="clear" w:color="auto" w:fill="FFFFFF"/>
          </w:rPr>
          <w:delText xml:space="preserve"> </w:delText>
        </w:r>
      </w:del>
      <w:r w:rsidR="007C4669" w:rsidRPr="00B93268">
        <w:rPr>
          <w:rFonts w:ascii="Arial" w:hAnsi="Arial" w:cs="Arial"/>
          <w:color w:val="00B050"/>
          <w:sz w:val="24"/>
          <w:szCs w:val="24"/>
          <w:shd w:val="clear" w:color="auto" w:fill="FFFFFF"/>
        </w:rPr>
        <w:t>based on</w:t>
      </w:r>
      <w:r w:rsidRPr="00B93268">
        <w:rPr>
          <w:rFonts w:ascii="Arial" w:hAnsi="Arial" w:cs="Arial"/>
          <w:color w:val="00B050"/>
          <w:sz w:val="24"/>
          <w:szCs w:val="24"/>
          <w:shd w:val="clear" w:color="auto" w:fill="FFFFFF"/>
        </w:rPr>
        <w:t xml:space="preserve"> </w:t>
      </w:r>
      <w:r w:rsidR="007C4669" w:rsidRPr="00B93268">
        <w:rPr>
          <w:rFonts w:ascii="Arial" w:hAnsi="Arial" w:cs="Arial"/>
          <w:color w:val="00B050"/>
          <w:sz w:val="24"/>
          <w:szCs w:val="24"/>
          <w:shd w:val="clear" w:color="auto" w:fill="FFFFFF"/>
        </w:rPr>
        <w:t>experimental,</w:t>
      </w:r>
      <w:ins w:id="1006" w:author="Malgorzata Nakagawa-Lagisz" w:date="2024-07-10T12:56:00Z" w16du:dateUtc="2024-07-10T02:56:00Z">
        <w:r w:rsidR="00152F98">
          <w:rPr>
            <w:rFonts w:ascii="Arial" w:hAnsi="Arial" w:cs="Arial"/>
            <w:color w:val="00B050"/>
            <w:sz w:val="24"/>
            <w:szCs w:val="24"/>
            <w:shd w:val="clear" w:color="auto" w:fill="FFFFFF"/>
          </w:rPr>
          <w:t xml:space="preserve"> or</w:t>
        </w:r>
        <w:del w:id="1007" w:author="Man Lim Ho" w:date="2024-07-10T19:14:00Z" w16du:dateUtc="2024-07-10T09:14:00Z">
          <w:r w:rsidR="00152F98" w:rsidDel="00AD2F67">
            <w:rPr>
              <w:rFonts w:ascii="Arial" w:hAnsi="Arial" w:cs="Arial"/>
              <w:color w:val="00B050"/>
              <w:sz w:val="24"/>
              <w:szCs w:val="24"/>
              <w:shd w:val="clear" w:color="auto" w:fill="FFFFFF"/>
            </w:rPr>
            <w:delText>?</w:delText>
          </w:r>
        </w:del>
      </w:ins>
      <w:r w:rsidR="007C4669" w:rsidRPr="00B93268">
        <w:rPr>
          <w:rFonts w:ascii="Arial" w:hAnsi="Arial" w:cs="Arial"/>
          <w:color w:val="00B050"/>
          <w:sz w:val="24"/>
          <w:szCs w:val="24"/>
          <w:shd w:val="clear" w:color="auto" w:fill="FFFFFF"/>
        </w:rPr>
        <w:t xml:space="preserve"> long-term climate change impacts, etc. </w:t>
      </w:r>
      <w:del w:id="1008" w:author="Man Lim Ho" w:date="2024-07-10T23:02:00Z" w16du:dateUtc="2024-07-10T13:02:00Z">
        <w:r w:rsidR="007C4669" w:rsidRPr="00B93268" w:rsidDel="00D808B3">
          <w:rPr>
            <w:rFonts w:ascii="Arial" w:hAnsi="Arial" w:cs="Arial"/>
            <w:color w:val="00B050"/>
            <w:sz w:val="24"/>
            <w:szCs w:val="24"/>
            <w:shd w:val="clear" w:color="auto" w:fill="FFFFFF"/>
          </w:rPr>
          <w:delText xml:space="preserve">We have left this out for </w:delText>
        </w:r>
      </w:del>
      <w:ins w:id="1009" w:author="Malgorzata Nakagawa-Lagisz" w:date="2024-07-10T12:56:00Z" w16du:dateUtc="2024-07-10T02:56:00Z">
        <w:del w:id="1010" w:author="Man Lim Ho" w:date="2024-07-10T23:02:00Z" w16du:dateUtc="2024-07-10T13:02:00Z">
          <w:r w:rsidR="00152F98" w:rsidDel="00D808B3">
            <w:rPr>
              <w:rFonts w:ascii="Arial" w:hAnsi="Arial" w:cs="Arial"/>
              <w:color w:val="00B050"/>
              <w:sz w:val="24"/>
              <w:szCs w:val="24"/>
              <w:shd w:val="clear" w:color="auto" w:fill="FFFFFF"/>
            </w:rPr>
            <w:delText>from</w:delText>
          </w:r>
          <w:r w:rsidR="00152F98" w:rsidRPr="00B93268" w:rsidDel="00D808B3">
            <w:rPr>
              <w:rFonts w:ascii="Arial" w:hAnsi="Arial" w:cs="Arial"/>
              <w:color w:val="00B050"/>
              <w:sz w:val="24"/>
              <w:szCs w:val="24"/>
              <w:shd w:val="clear" w:color="auto" w:fill="FFFFFF"/>
            </w:rPr>
            <w:delText xml:space="preserve"> </w:delText>
          </w:r>
        </w:del>
      </w:ins>
      <w:del w:id="1011" w:author="Man Lim Ho" w:date="2024-07-10T23:02:00Z" w16du:dateUtc="2024-07-10T13:02:00Z">
        <w:r w:rsidR="007C4669" w:rsidRPr="00B93268" w:rsidDel="00D808B3">
          <w:rPr>
            <w:rFonts w:ascii="Arial" w:hAnsi="Arial" w:cs="Arial"/>
            <w:color w:val="00B050"/>
            <w:sz w:val="24"/>
            <w:szCs w:val="24"/>
            <w:shd w:val="clear" w:color="auto" w:fill="FFFFFF"/>
          </w:rPr>
          <w:delText xml:space="preserve">this section but we addressed it in later section in “Drivers” </w:delText>
        </w:r>
        <w:r w:rsidR="00B93268" w:rsidRPr="00B93268" w:rsidDel="00D808B3">
          <w:rPr>
            <w:rFonts w:ascii="Arial" w:hAnsi="Arial" w:cs="Arial"/>
            <w:color w:val="00B050"/>
            <w:sz w:val="24"/>
            <w:szCs w:val="24"/>
            <w:shd w:val="clear" w:color="auto" w:fill="FFFFFF"/>
          </w:rPr>
          <w:delText>under “Ocean Warming Evidence”</w:delText>
        </w:r>
      </w:del>
      <w:ins w:id="1012" w:author="Malgorzata Nakagawa-Lagisz" w:date="2024-07-10T12:56:00Z" w16du:dateUtc="2024-07-10T02:56:00Z">
        <w:del w:id="1013" w:author="Man Lim Ho" w:date="2024-07-10T23:02:00Z" w16du:dateUtc="2024-07-10T13:02:00Z">
          <w:r w:rsidR="00152F98" w:rsidDel="00D808B3">
            <w:rPr>
              <w:rFonts w:ascii="Arial" w:hAnsi="Arial" w:cs="Arial"/>
              <w:color w:val="00B050"/>
              <w:sz w:val="24"/>
              <w:szCs w:val="24"/>
              <w:shd w:val="clear" w:color="auto" w:fill="FFFFFF"/>
            </w:rPr>
            <w:delText>, as follows:</w:delText>
          </w:r>
        </w:del>
      </w:ins>
      <w:del w:id="1014" w:author="Man Lim Ho" w:date="2024-07-10T23:02:00Z" w16du:dateUtc="2024-07-10T13:02:00Z">
        <w:r w:rsidR="00B93268" w:rsidRPr="00B93268" w:rsidDel="00D808B3">
          <w:rPr>
            <w:rFonts w:ascii="Arial" w:hAnsi="Arial" w:cs="Arial"/>
            <w:color w:val="00B050"/>
            <w:sz w:val="24"/>
            <w:szCs w:val="24"/>
            <w:shd w:val="clear" w:color="auto" w:fill="FFFFFF"/>
          </w:rPr>
          <w:delText>.</w:delText>
        </w:r>
      </w:del>
    </w:p>
    <w:p w14:paraId="1492F00C" w14:textId="2782B4F3" w:rsidR="00152F98" w:rsidRPr="00B93268" w:rsidRDefault="00152F98" w:rsidP="00D808B3">
      <w:pPr>
        <w:spacing w:before="240" w:line="480" w:lineRule="auto"/>
        <w:jc w:val="both"/>
        <w:rPr>
          <w:rFonts w:ascii="Arial" w:hAnsi="Arial" w:cs="Arial"/>
          <w:color w:val="00B050"/>
          <w:sz w:val="24"/>
          <w:szCs w:val="24"/>
          <w:shd w:val="clear" w:color="auto" w:fill="FFFFFF"/>
        </w:rPr>
      </w:pPr>
      <w:ins w:id="1015" w:author="Malgorzata Nakagawa-Lagisz" w:date="2024-07-10T12:56:00Z" w16du:dateUtc="2024-07-10T02:56:00Z">
        <w:del w:id="1016" w:author="Man Lim Ho" w:date="2024-07-10T23:02:00Z" w16du:dateUtc="2024-07-10T13:02:00Z">
          <w:r w:rsidDel="00D808B3">
            <w:rPr>
              <w:rFonts w:ascii="Arial" w:hAnsi="Arial" w:cs="Arial"/>
              <w:color w:val="00B050"/>
              <w:sz w:val="24"/>
              <w:szCs w:val="24"/>
            </w:rPr>
            <w:delText>New line numbers XXX:”</w:delText>
          </w:r>
        </w:del>
      </w:ins>
      <w:ins w:id="1017" w:author="Man Lim Ho" w:date="2024-07-10T23:02:00Z" w16du:dateUtc="2024-07-10T13:02:00Z">
        <w:r w:rsidR="00D808B3">
          <w:rPr>
            <w:rFonts w:ascii="Arial" w:hAnsi="Arial" w:cs="Arial"/>
            <w:color w:val="00B050"/>
            <w:sz w:val="24"/>
            <w:szCs w:val="24"/>
            <w:shd w:val="clear" w:color="auto" w:fill="FFFFFF"/>
          </w:rPr>
          <w:t xml:space="preserve">and it was an editorial mistake. They </w:t>
        </w:r>
      </w:ins>
      <w:ins w:id="1018" w:author="Man Lim Ho" w:date="2024-07-10T23:03:00Z" w16du:dateUtc="2024-07-10T13:03:00Z">
        <w:r w:rsidR="00D808B3">
          <w:rPr>
            <w:rFonts w:ascii="Arial" w:hAnsi="Arial" w:cs="Arial"/>
            <w:color w:val="00B050"/>
            <w:sz w:val="24"/>
            <w:szCs w:val="24"/>
            <w:shd w:val="clear" w:color="auto" w:fill="FFFFFF"/>
          </w:rPr>
          <w:t xml:space="preserve">have been added back into Figure </w:t>
        </w:r>
        <w:r w:rsidR="00D72F9C">
          <w:rPr>
            <w:rFonts w:ascii="Arial" w:hAnsi="Arial" w:cs="Arial"/>
            <w:color w:val="00B050"/>
            <w:sz w:val="24"/>
            <w:szCs w:val="24"/>
            <w:shd w:val="clear" w:color="auto" w:fill="FFFFFF"/>
          </w:rPr>
          <w:t>16.</w:t>
        </w:r>
      </w:ins>
    </w:p>
    <w:p w14:paraId="4DCC338A" w14:textId="77777777" w:rsidR="00A318CE"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L463 Please provide more information on the organisms studied (hard coral, soft coral, sponge, kelp, alga, etc.) so that the reader can have a better overview of the organisms studied without being a specialist in taxonomy. A clear distinction should be made between corals and (</w:t>
      </w:r>
      <w:proofErr w:type="spellStart"/>
      <w:r w:rsidRPr="00072883">
        <w:rPr>
          <w:rFonts w:ascii="Arial" w:hAnsi="Arial" w:cs="Arial"/>
          <w:color w:val="000033"/>
          <w:sz w:val="24"/>
          <w:szCs w:val="24"/>
          <w:shd w:val="clear" w:color="auto" w:fill="FFFFFF"/>
        </w:rPr>
        <w:t>non coral</w:t>
      </w:r>
      <w:proofErr w:type="spellEnd"/>
      <w:r w:rsidRPr="00072883">
        <w:rPr>
          <w:rFonts w:ascii="Arial" w:hAnsi="Arial" w:cs="Arial"/>
          <w:color w:val="000033"/>
          <w:sz w:val="24"/>
          <w:szCs w:val="24"/>
          <w:shd w:val="clear" w:color="auto" w:fill="FFFFFF"/>
        </w:rPr>
        <w:t>) reef-dwelling organisms.</w:t>
      </w:r>
    </w:p>
    <w:p w14:paraId="023F1394" w14:textId="00F07700" w:rsidR="007C1E17" w:rsidRDefault="007C1E17" w:rsidP="0016179E">
      <w:pPr>
        <w:spacing w:before="240" w:line="480" w:lineRule="auto"/>
        <w:jc w:val="both"/>
        <w:rPr>
          <w:ins w:id="1019" w:author="Malgorzata Nakagawa-Lagisz" w:date="2024-07-10T12:57:00Z" w16du:dateUtc="2024-07-10T02:57:00Z"/>
          <w:rFonts w:ascii="Arial" w:hAnsi="Arial" w:cs="Arial"/>
          <w:color w:val="00B050"/>
          <w:sz w:val="24"/>
          <w:szCs w:val="24"/>
          <w:shd w:val="clear" w:color="auto" w:fill="FFFFFF"/>
        </w:rPr>
      </w:pPr>
      <w:r w:rsidRPr="00927E0E">
        <w:rPr>
          <w:rFonts w:ascii="Arial" w:hAnsi="Arial" w:cs="Arial"/>
          <w:color w:val="00B050"/>
          <w:sz w:val="24"/>
          <w:szCs w:val="24"/>
          <w:shd w:val="clear" w:color="auto" w:fill="FFFFFF"/>
        </w:rPr>
        <w:t xml:space="preserve">Author Response: </w:t>
      </w:r>
      <w:commentRangeStart w:id="1020"/>
      <w:commentRangeStart w:id="1021"/>
      <w:r w:rsidR="00C85AA1" w:rsidRPr="00927E0E">
        <w:rPr>
          <w:rFonts w:ascii="Arial" w:hAnsi="Arial" w:cs="Arial"/>
          <w:color w:val="00B050"/>
          <w:sz w:val="24"/>
          <w:szCs w:val="24"/>
          <w:shd w:val="clear" w:color="auto" w:fill="FFFFFF"/>
        </w:rPr>
        <w:t>For this s</w:t>
      </w:r>
      <w:r w:rsidR="00C17262" w:rsidRPr="00927E0E">
        <w:rPr>
          <w:rFonts w:ascii="Arial" w:hAnsi="Arial" w:cs="Arial"/>
          <w:color w:val="00B050"/>
          <w:sz w:val="24"/>
          <w:szCs w:val="24"/>
          <w:shd w:val="clear" w:color="auto" w:fill="FFFFFF"/>
        </w:rPr>
        <w:t>ystematic map</w:t>
      </w:r>
      <w:r w:rsidR="00C85AA1" w:rsidRPr="00927E0E">
        <w:rPr>
          <w:rFonts w:ascii="Arial" w:hAnsi="Arial" w:cs="Arial"/>
          <w:color w:val="00B050"/>
          <w:sz w:val="24"/>
          <w:szCs w:val="24"/>
          <w:shd w:val="clear" w:color="auto" w:fill="FFFFFF"/>
        </w:rPr>
        <w:t>, we were looking at</w:t>
      </w:r>
      <w:r w:rsidR="00585E11" w:rsidRPr="00927E0E">
        <w:rPr>
          <w:rFonts w:ascii="Arial" w:hAnsi="Arial" w:cs="Arial"/>
          <w:color w:val="00B050"/>
          <w:sz w:val="24"/>
          <w:szCs w:val="24"/>
          <w:shd w:val="clear" w:color="auto" w:fill="FFFFFF"/>
        </w:rPr>
        <w:t xml:space="preserve"> </w:t>
      </w:r>
      <w:proofErr w:type="spellStart"/>
      <w:r w:rsidR="00C2176A">
        <w:rPr>
          <w:rFonts w:ascii="Arial" w:hAnsi="Arial" w:cs="Arial"/>
          <w:color w:val="00B050"/>
          <w:sz w:val="24"/>
          <w:szCs w:val="24"/>
          <w:shd w:val="clear" w:color="auto" w:fill="FFFFFF"/>
        </w:rPr>
        <w:t>Hexacorallia</w:t>
      </w:r>
      <w:proofErr w:type="spellEnd"/>
      <w:r w:rsidR="00C2176A">
        <w:rPr>
          <w:rFonts w:ascii="Arial" w:hAnsi="Arial" w:cs="Arial"/>
          <w:color w:val="00B050"/>
          <w:sz w:val="24"/>
          <w:szCs w:val="24"/>
          <w:shd w:val="clear" w:color="auto" w:fill="FFFFFF"/>
        </w:rPr>
        <w:t xml:space="preserve"> and </w:t>
      </w:r>
      <w:proofErr w:type="spellStart"/>
      <w:r w:rsidR="00C2176A">
        <w:rPr>
          <w:rFonts w:ascii="Arial" w:hAnsi="Arial" w:cs="Arial"/>
          <w:color w:val="00B050"/>
          <w:sz w:val="24"/>
          <w:szCs w:val="24"/>
          <w:shd w:val="clear" w:color="auto" w:fill="FFFFFF"/>
        </w:rPr>
        <w:t>Octocorallia</w:t>
      </w:r>
      <w:proofErr w:type="spellEnd"/>
      <w:r w:rsidR="00C2176A">
        <w:rPr>
          <w:rFonts w:ascii="Arial" w:hAnsi="Arial" w:cs="Arial"/>
          <w:color w:val="00B050"/>
          <w:sz w:val="24"/>
          <w:szCs w:val="24"/>
          <w:shd w:val="clear" w:color="auto" w:fill="FFFFFF"/>
        </w:rPr>
        <w:t xml:space="preserve">, where mainly we were looking at </w:t>
      </w:r>
      <w:proofErr w:type="spellStart"/>
      <w:r w:rsidR="007641CE">
        <w:rPr>
          <w:rFonts w:ascii="Arial" w:hAnsi="Arial" w:cs="Arial"/>
          <w:color w:val="00B050"/>
          <w:sz w:val="24"/>
          <w:szCs w:val="24"/>
          <w:shd w:val="clear" w:color="auto" w:fill="FFFFFF"/>
        </w:rPr>
        <w:t>Scleractinian</w:t>
      </w:r>
      <w:proofErr w:type="spellEnd"/>
      <w:r w:rsidR="00585E11" w:rsidRPr="00927E0E">
        <w:rPr>
          <w:rFonts w:ascii="Arial" w:hAnsi="Arial" w:cs="Arial"/>
          <w:color w:val="00B050"/>
          <w:sz w:val="24"/>
          <w:szCs w:val="24"/>
          <w:shd w:val="clear" w:color="auto" w:fill="FFFFFF"/>
        </w:rPr>
        <w:t>, or hard coral</w:t>
      </w:r>
      <w:r w:rsidR="00C17262" w:rsidRPr="00927E0E">
        <w:rPr>
          <w:rFonts w:ascii="Arial" w:hAnsi="Arial" w:cs="Arial"/>
          <w:color w:val="00B050"/>
          <w:sz w:val="24"/>
          <w:szCs w:val="24"/>
          <w:shd w:val="clear" w:color="auto" w:fill="FFFFFF"/>
        </w:rPr>
        <w:t xml:space="preserve">. </w:t>
      </w:r>
      <w:r w:rsidR="00927E0E" w:rsidRPr="00927E0E">
        <w:rPr>
          <w:rFonts w:ascii="Arial" w:hAnsi="Arial" w:cs="Arial"/>
          <w:color w:val="00B050"/>
          <w:sz w:val="24"/>
          <w:szCs w:val="24"/>
          <w:shd w:val="clear" w:color="auto" w:fill="FFFFFF"/>
        </w:rPr>
        <w:t>We apologise if it was not made clear in the manuscript</w:t>
      </w:r>
      <w:commentRangeEnd w:id="1020"/>
      <w:r w:rsidR="00152F98">
        <w:rPr>
          <w:rStyle w:val="CommentReference"/>
        </w:rPr>
        <w:commentReference w:id="1020"/>
      </w:r>
      <w:commentRangeEnd w:id="1021"/>
      <w:r w:rsidR="00510FF4">
        <w:rPr>
          <w:rStyle w:val="CommentReference"/>
        </w:rPr>
        <w:commentReference w:id="1021"/>
      </w:r>
      <w:r w:rsidR="00927E0E" w:rsidRPr="00927E0E">
        <w:rPr>
          <w:rFonts w:ascii="Arial" w:hAnsi="Arial" w:cs="Arial"/>
          <w:color w:val="00B050"/>
          <w:sz w:val="24"/>
          <w:szCs w:val="24"/>
          <w:shd w:val="clear" w:color="auto" w:fill="FFFFFF"/>
        </w:rPr>
        <w:t>.</w:t>
      </w:r>
      <w:ins w:id="1022" w:author="Malgorzata Nakagawa-Lagisz" w:date="2024-07-10T12:56:00Z" w16du:dateUtc="2024-07-10T02:56:00Z">
        <w:r w:rsidR="00152F98">
          <w:rPr>
            <w:rFonts w:ascii="Arial" w:hAnsi="Arial" w:cs="Arial"/>
            <w:color w:val="00B050"/>
            <w:sz w:val="24"/>
            <w:szCs w:val="24"/>
            <w:shd w:val="clear" w:color="auto" w:fill="FFFFFF"/>
          </w:rPr>
          <w:t xml:space="preserve"> We now explicitly state it as follow</w:t>
        </w:r>
      </w:ins>
      <w:ins w:id="1023" w:author="Malgorzata Nakagawa-Lagisz" w:date="2024-07-10T12:57:00Z" w16du:dateUtc="2024-07-10T02:57:00Z">
        <w:r w:rsidR="00152F98">
          <w:rPr>
            <w:rFonts w:ascii="Arial" w:hAnsi="Arial" w:cs="Arial"/>
            <w:color w:val="00B050"/>
            <w:sz w:val="24"/>
            <w:szCs w:val="24"/>
            <w:shd w:val="clear" w:color="auto" w:fill="FFFFFF"/>
          </w:rPr>
          <w:t>s:</w:t>
        </w:r>
      </w:ins>
    </w:p>
    <w:p w14:paraId="6060BFB2" w14:textId="3A15AD47" w:rsidR="00152F98" w:rsidRPr="00927E0E" w:rsidRDefault="00152F98" w:rsidP="0016179E">
      <w:pPr>
        <w:spacing w:before="240" w:line="480" w:lineRule="auto"/>
        <w:jc w:val="both"/>
        <w:rPr>
          <w:rFonts w:ascii="Arial" w:hAnsi="Arial" w:cs="Arial"/>
          <w:color w:val="00B050"/>
          <w:sz w:val="24"/>
          <w:szCs w:val="24"/>
          <w:shd w:val="clear" w:color="auto" w:fill="FFFFFF"/>
        </w:rPr>
      </w:pPr>
      <w:ins w:id="1024" w:author="Malgorzata Nakagawa-Lagisz" w:date="2024-07-10T12:57:00Z" w16du:dateUtc="2024-07-10T02:57:00Z">
        <w:r>
          <w:rPr>
            <w:rFonts w:ascii="Arial" w:hAnsi="Arial" w:cs="Arial"/>
            <w:color w:val="00B050"/>
            <w:sz w:val="24"/>
            <w:szCs w:val="24"/>
          </w:rPr>
          <w:t xml:space="preserve">New line numbers </w:t>
        </w:r>
        <w:del w:id="1025" w:author="Man Lim Ho" w:date="2024-07-10T23:04:00Z" w16du:dateUtc="2024-07-10T13:04:00Z">
          <w:r w:rsidDel="00BA501F">
            <w:rPr>
              <w:rFonts w:ascii="Arial" w:hAnsi="Arial" w:cs="Arial"/>
              <w:color w:val="00B050"/>
              <w:sz w:val="24"/>
              <w:szCs w:val="24"/>
            </w:rPr>
            <w:delText>XXX</w:delText>
          </w:r>
        </w:del>
      </w:ins>
      <w:ins w:id="1026" w:author="Man Lim Ho" w:date="2024-07-10T23:04:00Z" w16du:dateUtc="2024-07-10T13:04:00Z">
        <w:r w:rsidR="00BA501F">
          <w:rPr>
            <w:rFonts w:ascii="Arial" w:hAnsi="Arial" w:cs="Arial"/>
            <w:color w:val="00B050"/>
            <w:sz w:val="24"/>
            <w:szCs w:val="24"/>
          </w:rPr>
          <w:t>182-184</w:t>
        </w:r>
      </w:ins>
      <w:ins w:id="1027" w:author="Malgorzata Nakagawa-Lagisz" w:date="2024-07-10T12:57:00Z" w16du:dateUtc="2024-07-10T02:57:00Z">
        <w:r>
          <w:rPr>
            <w:rFonts w:ascii="Arial" w:hAnsi="Arial" w:cs="Arial"/>
            <w:color w:val="00B050"/>
            <w:sz w:val="24"/>
            <w:szCs w:val="24"/>
          </w:rPr>
          <w:t>:</w:t>
        </w:r>
      </w:ins>
      <w:ins w:id="1028" w:author="Man Lim Ho" w:date="2024-07-10T23:04:00Z" w16du:dateUtc="2024-07-10T13:04:00Z">
        <w:r w:rsidR="00BA501F">
          <w:rPr>
            <w:rFonts w:ascii="Arial" w:hAnsi="Arial" w:cs="Arial"/>
            <w:color w:val="00B050"/>
            <w:sz w:val="24"/>
            <w:szCs w:val="24"/>
          </w:rPr>
          <w:t xml:space="preserve"> </w:t>
        </w:r>
      </w:ins>
      <w:ins w:id="1029" w:author="Malgorzata Nakagawa-Lagisz" w:date="2024-07-10T12:57:00Z" w16du:dateUtc="2024-07-10T02:57:00Z">
        <w:del w:id="1030" w:author="Man Lim Ho" w:date="2024-07-10T23:04:00Z" w16du:dateUtc="2024-07-10T13:04:00Z">
          <w:r w:rsidDel="00BA501F">
            <w:rPr>
              <w:rFonts w:ascii="Arial" w:hAnsi="Arial" w:cs="Arial"/>
              <w:color w:val="00B050"/>
              <w:sz w:val="24"/>
              <w:szCs w:val="24"/>
            </w:rPr>
            <w:delText xml:space="preserve"> </w:delText>
          </w:r>
        </w:del>
        <w:r>
          <w:rPr>
            <w:rFonts w:ascii="Arial" w:hAnsi="Arial" w:cs="Arial"/>
            <w:color w:val="00B050"/>
            <w:sz w:val="24"/>
            <w:szCs w:val="24"/>
          </w:rPr>
          <w:t>”</w:t>
        </w:r>
      </w:ins>
      <w:ins w:id="1031" w:author="Man Lim Ho" w:date="2024-07-10T19:17:00Z" w16du:dateUtc="2024-07-10T09:17:00Z">
        <w:r w:rsidR="00D74D4C" w:rsidRPr="00BA501F">
          <w:rPr>
            <w:rFonts w:ascii="Arial" w:hAnsi="Arial" w:cs="Arial"/>
            <w:color w:val="00B050"/>
            <w:sz w:val="24"/>
            <w:szCs w:val="24"/>
            <w:rPrChange w:id="1032" w:author="Man Lim Ho" w:date="2024-07-10T23:04:00Z" w16du:dateUtc="2024-07-10T13:04:00Z">
              <w:rPr>
                <w:rFonts w:ascii="Arial" w:hAnsi="Arial" w:cs="Arial"/>
                <w:color w:val="000000"/>
                <w:kern w:val="0"/>
              </w:rPr>
            </w:rPrChange>
          </w:rPr>
          <w:t xml:space="preserve">Coral systems are defined in this systematic map as corals belonging to the class </w:t>
        </w:r>
        <w:proofErr w:type="spellStart"/>
        <w:r w:rsidR="00D74D4C" w:rsidRPr="00BA501F">
          <w:rPr>
            <w:rFonts w:ascii="Arial" w:hAnsi="Arial" w:cs="Arial"/>
            <w:color w:val="00B050"/>
            <w:sz w:val="24"/>
            <w:szCs w:val="24"/>
            <w:rPrChange w:id="1033" w:author="Man Lim Ho" w:date="2024-07-10T23:04:00Z" w16du:dateUtc="2024-07-10T13:04:00Z">
              <w:rPr>
                <w:rFonts w:ascii="Arial" w:hAnsi="Arial" w:cs="Arial"/>
                <w:color w:val="000000"/>
                <w:kern w:val="0"/>
              </w:rPr>
            </w:rPrChange>
          </w:rPr>
          <w:t>Octocorallia</w:t>
        </w:r>
        <w:proofErr w:type="spellEnd"/>
        <w:r w:rsidR="00D74D4C" w:rsidRPr="00BA501F">
          <w:rPr>
            <w:rFonts w:ascii="Arial" w:hAnsi="Arial" w:cs="Arial"/>
            <w:color w:val="00B050"/>
            <w:sz w:val="24"/>
            <w:szCs w:val="24"/>
            <w:rPrChange w:id="1034" w:author="Man Lim Ho" w:date="2024-07-10T23:04:00Z" w16du:dateUtc="2024-07-10T13:04:00Z">
              <w:rPr>
                <w:rFonts w:ascii="Arial" w:hAnsi="Arial" w:cs="Arial"/>
                <w:color w:val="000000"/>
                <w:kern w:val="0"/>
              </w:rPr>
            </w:rPrChange>
          </w:rPr>
          <w:t xml:space="preserve"> and </w:t>
        </w:r>
        <w:proofErr w:type="spellStart"/>
        <w:r w:rsidR="00D74D4C" w:rsidRPr="00BA501F">
          <w:rPr>
            <w:rFonts w:ascii="Arial" w:hAnsi="Arial" w:cs="Arial"/>
            <w:color w:val="00B050"/>
            <w:sz w:val="24"/>
            <w:szCs w:val="24"/>
            <w:rPrChange w:id="1035" w:author="Man Lim Ho" w:date="2024-07-10T23:04:00Z" w16du:dateUtc="2024-07-10T13:04:00Z">
              <w:rPr>
                <w:rFonts w:ascii="Arial" w:hAnsi="Arial" w:cs="Arial"/>
                <w:color w:val="000000"/>
                <w:kern w:val="0"/>
              </w:rPr>
            </w:rPrChange>
          </w:rPr>
          <w:t>Hexacorallia</w:t>
        </w:r>
        <w:proofErr w:type="spellEnd"/>
        <w:r w:rsidR="00D74D4C" w:rsidRPr="00BA501F">
          <w:rPr>
            <w:rFonts w:ascii="Arial" w:hAnsi="Arial" w:cs="Arial"/>
            <w:color w:val="00B050"/>
            <w:sz w:val="24"/>
            <w:szCs w:val="24"/>
            <w:rPrChange w:id="1036" w:author="Man Lim Ho" w:date="2024-07-10T23:04:00Z" w16du:dateUtc="2024-07-10T13:04:00Z">
              <w:rPr>
                <w:rFonts w:ascii="Arial" w:hAnsi="Arial" w:cs="Arial"/>
                <w:color w:val="000000"/>
                <w:kern w:val="0"/>
              </w:rPr>
            </w:rPrChange>
          </w:rPr>
          <w:t>.</w:t>
        </w:r>
      </w:ins>
      <w:ins w:id="1037" w:author="Malgorzata Nakagawa-Lagisz" w:date="2024-07-10T12:57:00Z" w16du:dateUtc="2024-07-10T02:57:00Z">
        <w:r>
          <w:rPr>
            <w:rFonts w:ascii="Arial" w:hAnsi="Arial" w:cs="Arial"/>
            <w:color w:val="00B050"/>
            <w:sz w:val="24"/>
            <w:szCs w:val="24"/>
          </w:rPr>
          <w:t>”</w:t>
        </w:r>
      </w:ins>
    </w:p>
    <w:p w14:paraId="327DC6DE"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 xml:space="preserve">L470 In Figure 11, </w:t>
      </w:r>
      <w:proofErr w:type="spellStart"/>
      <w:r w:rsidRPr="00630D40">
        <w:rPr>
          <w:rFonts w:ascii="Arial" w:hAnsi="Arial" w:cs="Arial"/>
          <w:color w:val="000000" w:themeColor="text1"/>
          <w:sz w:val="24"/>
          <w:szCs w:val="24"/>
          <w:shd w:val="clear" w:color="auto" w:fill="FFFFFF"/>
        </w:rPr>
        <w:t>Acroporidae</w:t>
      </w:r>
      <w:proofErr w:type="spellEnd"/>
      <w:r w:rsidRPr="00630D40">
        <w:rPr>
          <w:rFonts w:ascii="Arial" w:hAnsi="Arial" w:cs="Arial"/>
          <w:color w:val="000000" w:themeColor="text1"/>
          <w:sz w:val="24"/>
          <w:szCs w:val="24"/>
          <w:shd w:val="clear" w:color="auto" w:fill="FFFFFF"/>
        </w:rPr>
        <w:t xml:space="preserve"> appears first, whereas here it's in the second position, why?</w:t>
      </w:r>
    </w:p>
    <w:p w14:paraId="5D47A3D2" w14:textId="4F5DBF81" w:rsidR="00630D40" w:rsidRPr="00630D40" w:rsidRDefault="006B433D"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sidRP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w:t>
      </w:r>
      <w:r w:rsidR="00630D40" w:rsidRPr="00630D40">
        <w:rPr>
          <w:rFonts w:ascii="Arial" w:hAnsi="Arial" w:cs="Arial"/>
          <w:color w:val="00B050"/>
          <w:sz w:val="24"/>
          <w:szCs w:val="24"/>
          <w:shd w:val="clear" w:color="auto" w:fill="FFFFFF"/>
        </w:rPr>
        <w:t xml:space="preserve"> </w:t>
      </w:r>
      <w:del w:id="1038" w:author="Malgorzata Nakagawa-Lagisz" w:date="2024-07-10T12:57:00Z" w16du:dateUtc="2024-07-10T02:57:00Z">
        <w:r w:rsidR="00630D40" w:rsidRPr="00630D40" w:rsidDel="00152F98">
          <w:rPr>
            <w:rFonts w:ascii="Arial" w:hAnsi="Arial" w:cs="Arial"/>
            <w:color w:val="00B050"/>
            <w:sz w:val="24"/>
            <w:szCs w:val="24"/>
            <w:shd w:val="clear" w:color="auto" w:fill="FFFFFF"/>
          </w:rPr>
          <w:delText>Apologies</w:delText>
        </w:r>
      </w:del>
      <w:ins w:id="1039" w:author="Malgorzata Nakagawa-Lagisz" w:date="2024-07-10T12:57:00Z" w16du:dateUtc="2024-07-10T02:57:00Z">
        <w:r w:rsidR="00152F98">
          <w:rPr>
            <w:rFonts w:ascii="Arial" w:hAnsi="Arial" w:cs="Arial"/>
            <w:color w:val="00B050"/>
            <w:sz w:val="24"/>
            <w:szCs w:val="24"/>
            <w:shd w:val="clear" w:color="auto" w:fill="FFFFFF"/>
          </w:rPr>
          <w:t xml:space="preserve">Thank you for pointing this out.  </w:t>
        </w:r>
      </w:ins>
      <w:del w:id="1040" w:author="Malgorzata Nakagawa-Lagisz" w:date="2024-07-10T12:57:00Z" w16du:dateUtc="2024-07-10T02:57:00Z">
        <w:r w:rsidR="00630D40" w:rsidRPr="00630D40" w:rsidDel="00152F98">
          <w:rPr>
            <w:rFonts w:ascii="Arial" w:hAnsi="Arial" w:cs="Arial"/>
            <w:color w:val="00B050"/>
            <w:sz w:val="24"/>
            <w:szCs w:val="24"/>
            <w:shd w:val="clear" w:color="auto" w:fill="FFFFFF"/>
          </w:rPr>
          <w:delText>, we m</w:delText>
        </w:r>
        <w:r w:rsidRPr="00630D40" w:rsidDel="00152F98">
          <w:rPr>
            <w:rFonts w:ascii="Arial" w:hAnsi="Arial" w:cs="Arial"/>
            <w:color w:val="00B050"/>
            <w:sz w:val="24"/>
            <w:szCs w:val="24"/>
            <w:shd w:val="clear" w:color="auto" w:fill="FFFFFF"/>
          </w:rPr>
          <w:delText>ade a mistake</w:delText>
        </w:r>
        <w:r w:rsidR="00187DA8" w:rsidRPr="00630D40" w:rsidDel="00152F98">
          <w:rPr>
            <w:rFonts w:ascii="Arial" w:hAnsi="Arial" w:cs="Arial"/>
            <w:color w:val="00B050"/>
            <w:sz w:val="24"/>
            <w:szCs w:val="24"/>
            <w:shd w:val="clear" w:color="auto" w:fill="FFFFFF"/>
          </w:rPr>
          <w:delText xml:space="preserve">, </w:delText>
        </w:r>
      </w:del>
      <w:proofErr w:type="spellStart"/>
      <w:r w:rsidR="00187DA8" w:rsidRPr="00630D40">
        <w:rPr>
          <w:rFonts w:ascii="Arial" w:hAnsi="Arial" w:cs="Arial"/>
          <w:color w:val="00B050"/>
          <w:sz w:val="24"/>
          <w:szCs w:val="24"/>
          <w:shd w:val="clear" w:color="auto" w:fill="FFFFFF"/>
        </w:rPr>
        <w:t>Acroporidae</w:t>
      </w:r>
      <w:proofErr w:type="spellEnd"/>
      <w:r w:rsidR="00187DA8" w:rsidRPr="00630D40">
        <w:rPr>
          <w:rFonts w:ascii="Arial" w:hAnsi="Arial" w:cs="Arial"/>
          <w:color w:val="00B050"/>
          <w:sz w:val="24"/>
          <w:szCs w:val="24"/>
          <w:shd w:val="clear" w:color="auto" w:fill="FFFFFF"/>
        </w:rPr>
        <w:t xml:space="preserve"> and </w:t>
      </w:r>
      <w:proofErr w:type="spellStart"/>
      <w:r w:rsidR="00187DA8" w:rsidRPr="00630D40">
        <w:rPr>
          <w:rFonts w:ascii="Arial" w:hAnsi="Arial" w:cs="Arial"/>
          <w:color w:val="00B050"/>
          <w:sz w:val="24"/>
          <w:szCs w:val="24"/>
          <w:shd w:val="clear" w:color="auto" w:fill="FFFFFF"/>
        </w:rPr>
        <w:t>Murilinidae</w:t>
      </w:r>
      <w:proofErr w:type="spellEnd"/>
      <w:r w:rsidR="00187DA8" w:rsidRPr="00630D40">
        <w:rPr>
          <w:rFonts w:ascii="Arial" w:hAnsi="Arial" w:cs="Arial"/>
          <w:color w:val="00B050"/>
          <w:sz w:val="24"/>
          <w:szCs w:val="24"/>
          <w:shd w:val="clear" w:color="auto" w:fill="FFFFFF"/>
        </w:rPr>
        <w:t xml:space="preserve"> have the same occurrences.</w:t>
      </w:r>
      <w:r w:rsidR="00630D40" w:rsidRPr="00630D40">
        <w:rPr>
          <w:rFonts w:ascii="Arial" w:hAnsi="Arial" w:cs="Arial"/>
          <w:color w:val="00B050"/>
          <w:sz w:val="24"/>
          <w:szCs w:val="24"/>
          <w:shd w:val="clear" w:color="auto" w:fill="FFFFFF"/>
        </w:rPr>
        <w:t xml:space="preserve"> It has been corrected to “</w:t>
      </w:r>
      <w:r w:rsidR="00815772" w:rsidRPr="00815772">
        <w:rPr>
          <w:rFonts w:ascii="Arial" w:hAnsi="Arial" w:cs="Arial"/>
          <w:color w:val="00B050"/>
          <w:sz w:val="24"/>
          <w:szCs w:val="24"/>
          <w:shd w:val="clear" w:color="auto" w:fill="FFFFFF"/>
        </w:rPr>
        <w:t xml:space="preserve">Within the stony coral order Scleractinia, </w:t>
      </w:r>
      <w:proofErr w:type="spellStart"/>
      <w:r w:rsidR="00815772" w:rsidRPr="00815772">
        <w:rPr>
          <w:rFonts w:ascii="Arial" w:hAnsi="Arial" w:cs="Arial"/>
          <w:color w:val="00B050"/>
          <w:sz w:val="24"/>
          <w:szCs w:val="24"/>
          <w:shd w:val="clear" w:color="auto" w:fill="FFFFFF"/>
        </w:rPr>
        <w:t>Merulinidae</w:t>
      </w:r>
      <w:proofErr w:type="spellEnd"/>
      <w:r w:rsidR="00815772" w:rsidRPr="00815772">
        <w:rPr>
          <w:rFonts w:ascii="Arial" w:hAnsi="Arial" w:cs="Arial"/>
          <w:color w:val="00B050"/>
          <w:sz w:val="24"/>
          <w:szCs w:val="24"/>
          <w:shd w:val="clear" w:color="auto" w:fill="FFFFFF"/>
        </w:rPr>
        <w:t xml:space="preserve"> and </w:t>
      </w:r>
      <w:proofErr w:type="spellStart"/>
      <w:r w:rsidR="00815772" w:rsidRPr="00815772">
        <w:rPr>
          <w:rFonts w:ascii="Arial" w:hAnsi="Arial" w:cs="Arial"/>
          <w:color w:val="00B050"/>
          <w:sz w:val="24"/>
          <w:szCs w:val="24"/>
          <w:shd w:val="clear" w:color="auto" w:fill="FFFFFF"/>
        </w:rPr>
        <w:t>Acroporidae</w:t>
      </w:r>
      <w:proofErr w:type="spellEnd"/>
      <w:r w:rsidR="00815772" w:rsidRPr="00815772">
        <w:rPr>
          <w:rFonts w:ascii="Arial" w:hAnsi="Arial" w:cs="Arial"/>
          <w:color w:val="00B050"/>
          <w:sz w:val="24"/>
          <w:szCs w:val="24"/>
          <w:shd w:val="clear" w:color="auto" w:fill="FFFFFF"/>
        </w:rPr>
        <w:t xml:space="preserve"> were the families studied most frequently in the literature collected, each with 48 occurrences. This is followed by </w:t>
      </w:r>
      <w:proofErr w:type="spellStart"/>
      <w:r w:rsidR="00815772" w:rsidRPr="00815772">
        <w:rPr>
          <w:rFonts w:ascii="Arial" w:hAnsi="Arial" w:cs="Arial"/>
          <w:color w:val="00B050"/>
          <w:sz w:val="24"/>
          <w:szCs w:val="24"/>
          <w:shd w:val="clear" w:color="auto" w:fill="FFFFFF"/>
        </w:rPr>
        <w:t>Pocilloporidae</w:t>
      </w:r>
      <w:proofErr w:type="spellEnd"/>
      <w:r w:rsidR="00815772" w:rsidRPr="00815772">
        <w:rPr>
          <w:rFonts w:ascii="Arial" w:hAnsi="Arial" w:cs="Arial"/>
          <w:color w:val="00B050"/>
          <w:sz w:val="24"/>
          <w:szCs w:val="24"/>
          <w:shd w:val="clear" w:color="auto" w:fill="FFFFFF"/>
        </w:rPr>
        <w:t xml:space="preserve"> (28 occurrences) and </w:t>
      </w:r>
      <w:proofErr w:type="spellStart"/>
      <w:r w:rsidR="00815772" w:rsidRPr="00815772">
        <w:rPr>
          <w:rFonts w:ascii="Arial" w:hAnsi="Arial" w:cs="Arial"/>
          <w:color w:val="00B050"/>
          <w:sz w:val="24"/>
          <w:szCs w:val="24"/>
          <w:shd w:val="clear" w:color="auto" w:fill="FFFFFF"/>
        </w:rPr>
        <w:t>Poritidae</w:t>
      </w:r>
      <w:proofErr w:type="spellEnd"/>
      <w:r w:rsidR="00815772" w:rsidRPr="00815772">
        <w:rPr>
          <w:rFonts w:ascii="Arial" w:hAnsi="Arial" w:cs="Arial"/>
          <w:color w:val="00B050"/>
          <w:sz w:val="24"/>
          <w:szCs w:val="24"/>
          <w:shd w:val="clear" w:color="auto" w:fill="FFFFFF"/>
        </w:rPr>
        <w:t xml:space="preserve"> (21 occurrences). Other families with at least 10 occurrences are </w:t>
      </w:r>
      <w:proofErr w:type="spellStart"/>
      <w:r w:rsidR="00815772" w:rsidRPr="00815772">
        <w:rPr>
          <w:rFonts w:ascii="Arial" w:hAnsi="Arial" w:cs="Arial"/>
          <w:color w:val="00B050"/>
          <w:sz w:val="24"/>
          <w:szCs w:val="24"/>
          <w:shd w:val="clear" w:color="auto" w:fill="FFFFFF"/>
        </w:rPr>
        <w:t>Dendrophylliidae</w:t>
      </w:r>
      <w:proofErr w:type="spellEnd"/>
      <w:r w:rsidR="00815772" w:rsidRPr="00815772">
        <w:rPr>
          <w:rFonts w:ascii="Arial" w:hAnsi="Arial" w:cs="Arial"/>
          <w:color w:val="00B050"/>
          <w:sz w:val="24"/>
          <w:szCs w:val="24"/>
          <w:shd w:val="clear" w:color="auto" w:fill="FFFFFF"/>
        </w:rPr>
        <w:t xml:space="preserve"> (17 occurrences), </w:t>
      </w:r>
      <w:proofErr w:type="spellStart"/>
      <w:r w:rsidR="00815772" w:rsidRPr="00815772">
        <w:rPr>
          <w:rFonts w:ascii="Arial" w:hAnsi="Arial" w:cs="Arial"/>
          <w:color w:val="00B050"/>
          <w:sz w:val="24"/>
          <w:szCs w:val="24"/>
          <w:shd w:val="clear" w:color="auto" w:fill="FFFFFF"/>
        </w:rPr>
        <w:t>Agariciidae</w:t>
      </w:r>
      <w:proofErr w:type="spellEnd"/>
      <w:r w:rsidR="00815772" w:rsidRPr="00815772">
        <w:rPr>
          <w:rFonts w:ascii="Arial" w:hAnsi="Arial" w:cs="Arial"/>
          <w:color w:val="00B050"/>
          <w:sz w:val="24"/>
          <w:szCs w:val="24"/>
          <w:shd w:val="clear" w:color="auto" w:fill="FFFFFF"/>
        </w:rPr>
        <w:t xml:space="preserve"> (11 occurrences) and </w:t>
      </w:r>
      <w:proofErr w:type="spellStart"/>
      <w:r w:rsidR="00815772" w:rsidRPr="00815772">
        <w:rPr>
          <w:rFonts w:ascii="Arial" w:hAnsi="Arial" w:cs="Arial"/>
          <w:color w:val="00B050"/>
          <w:sz w:val="24"/>
          <w:szCs w:val="24"/>
          <w:shd w:val="clear" w:color="auto" w:fill="FFFFFF"/>
        </w:rPr>
        <w:t>Lobophylliidae</w:t>
      </w:r>
      <w:proofErr w:type="spellEnd"/>
      <w:r w:rsidR="00815772" w:rsidRPr="00815772">
        <w:rPr>
          <w:rFonts w:ascii="Arial" w:hAnsi="Arial" w:cs="Arial"/>
          <w:color w:val="00B050"/>
          <w:sz w:val="24"/>
          <w:szCs w:val="24"/>
          <w:shd w:val="clear" w:color="auto" w:fill="FFFFFF"/>
        </w:rPr>
        <w:t xml:space="preserve"> (10 occurrences). Species level information can be found in Supplementary Table </w:t>
      </w:r>
      <w:del w:id="1041" w:author="Man Lim Ho" w:date="2024-07-10T23:04:00Z" w16du:dateUtc="2024-07-10T13:04:00Z">
        <w:r w:rsidR="00815772" w:rsidRPr="00815772" w:rsidDel="00D8174F">
          <w:rPr>
            <w:rFonts w:ascii="Arial" w:hAnsi="Arial" w:cs="Arial"/>
            <w:color w:val="00B050"/>
            <w:sz w:val="24"/>
            <w:szCs w:val="24"/>
            <w:shd w:val="clear" w:color="auto" w:fill="FFFFFF"/>
          </w:rPr>
          <w:delText>S3</w:delText>
        </w:r>
      </w:del>
      <w:ins w:id="1042" w:author="Man Lim Ho" w:date="2024-07-10T23:04:00Z" w16du:dateUtc="2024-07-10T13:04:00Z">
        <w:r w:rsidR="00D8174F" w:rsidRPr="00815772">
          <w:rPr>
            <w:rFonts w:ascii="Arial" w:hAnsi="Arial" w:cs="Arial"/>
            <w:color w:val="00B050"/>
            <w:sz w:val="24"/>
            <w:szCs w:val="24"/>
            <w:shd w:val="clear" w:color="auto" w:fill="FFFFFF"/>
          </w:rPr>
          <w:t>S</w:t>
        </w:r>
        <w:r w:rsidR="00D8174F">
          <w:rPr>
            <w:rFonts w:ascii="Arial" w:hAnsi="Arial" w:cs="Arial"/>
            <w:color w:val="00B050"/>
            <w:sz w:val="24"/>
            <w:szCs w:val="24"/>
            <w:shd w:val="clear" w:color="auto" w:fill="FFFFFF"/>
          </w:rPr>
          <w:t>6</w:t>
        </w:r>
      </w:ins>
      <w:r w:rsidR="00815772" w:rsidRPr="00815772">
        <w:rPr>
          <w:rFonts w:ascii="Arial" w:hAnsi="Arial" w:cs="Arial"/>
          <w:color w:val="00B050"/>
          <w:sz w:val="24"/>
          <w:szCs w:val="24"/>
          <w:shd w:val="clear" w:color="auto" w:fill="FFFFFF"/>
        </w:rPr>
        <w:t>.</w:t>
      </w:r>
      <w:r w:rsidR="00630D40" w:rsidRPr="00630D40">
        <w:rPr>
          <w:rFonts w:ascii="Arial" w:hAnsi="Arial" w:cs="Arial"/>
          <w:color w:val="00B050"/>
          <w:sz w:val="24"/>
          <w:szCs w:val="24"/>
          <w:shd w:val="clear" w:color="auto" w:fill="FFFFFF"/>
        </w:rPr>
        <w:t>”</w:t>
      </w:r>
      <w:ins w:id="1043" w:author="Malgorzata Nakagawa-Lagisz" w:date="2024-07-10T12:57:00Z" w16du:dateUtc="2024-07-10T02:57:00Z">
        <w:r w:rsidR="00152F98">
          <w:rPr>
            <w:rFonts w:ascii="Arial" w:hAnsi="Arial" w:cs="Arial"/>
            <w:color w:val="00B050"/>
            <w:sz w:val="24"/>
            <w:szCs w:val="24"/>
            <w:shd w:val="clear" w:color="auto" w:fill="FFFFFF"/>
          </w:rPr>
          <w:t xml:space="preserve"> (</w:t>
        </w:r>
        <w:r w:rsidR="00152F98">
          <w:rPr>
            <w:rFonts w:ascii="Arial" w:hAnsi="Arial" w:cs="Arial"/>
            <w:color w:val="00B050"/>
            <w:sz w:val="24"/>
            <w:szCs w:val="24"/>
          </w:rPr>
          <w:t xml:space="preserve">New line numbers </w:t>
        </w:r>
        <w:del w:id="1044" w:author="Man Lim Ho" w:date="2024-07-10T23:04:00Z" w16du:dateUtc="2024-07-10T13:04:00Z">
          <w:r w:rsidR="00152F98" w:rsidDel="00D8174F">
            <w:rPr>
              <w:rFonts w:ascii="Arial" w:hAnsi="Arial" w:cs="Arial"/>
              <w:color w:val="00B050"/>
              <w:sz w:val="24"/>
              <w:szCs w:val="24"/>
            </w:rPr>
            <w:delText>XXX</w:delText>
          </w:r>
        </w:del>
      </w:ins>
      <w:ins w:id="1045" w:author="Man Lim Ho" w:date="2024-07-10T23:04:00Z" w16du:dateUtc="2024-07-10T13:04:00Z">
        <w:r w:rsidR="00D8174F">
          <w:rPr>
            <w:rFonts w:ascii="Arial" w:hAnsi="Arial" w:cs="Arial"/>
            <w:color w:val="00B050"/>
            <w:sz w:val="24"/>
            <w:szCs w:val="24"/>
          </w:rPr>
          <w:t>520-525</w:t>
        </w:r>
      </w:ins>
      <w:ins w:id="1046" w:author="Malgorzata Nakagawa-Lagisz" w:date="2024-07-10T12:57:00Z" w16du:dateUtc="2024-07-10T02:57:00Z">
        <w:r w:rsidR="00152F98">
          <w:rPr>
            <w:rFonts w:ascii="Arial" w:hAnsi="Arial" w:cs="Arial"/>
            <w:color w:val="00B050"/>
            <w:sz w:val="24"/>
            <w:szCs w:val="24"/>
          </w:rPr>
          <w:t>)</w:t>
        </w:r>
      </w:ins>
    </w:p>
    <w:p w14:paraId="54F684CE" w14:textId="77777777" w:rsidR="00630D40"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L473-476 The definitions should be specified in the methods.</w:t>
      </w:r>
    </w:p>
    <w:p w14:paraId="1A70D308" w14:textId="29CA4BC0" w:rsidR="00A318CE" w:rsidRDefault="002858E8" w:rsidP="0016179E">
      <w:pPr>
        <w:spacing w:before="240" w:line="480" w:lineRule="auto"/>
        <w:jc w:val="both"/>
        <w:rPr>
          <w:ins w:id="1047" w:author="Malgorzata Nakagawa-Lagisz" w:date="2024-07-10T12:58:00Z" w16du:dateUtc="2024-07-10T02:58:00Z"/>
          <w:rFonts w:ascii="Arial" w:hAnsi="Arial" w:cs="Arial"/>
          <w:color w:val="00B050"/>
          <w:sz w:val="24"/>
          <w:szCs w:val="24"/>
          <w:shd w:val="clear" w:color="auto" w:fill="FFFFFF"/>
        </w:rPr>
      </w:pPr>
      <w:r w:rsidRPr="000B6675">
        <w:rPr>
          <w:rFonts w:ascii="Arial" w:hAnsi="Arial" w:cs="Arial"/>
          <w:color w:val="00B050"/>
          <w:sz w:val="24"/>
          <w:szCs w:val="24"/>
          <w:shd w:val="clear" w:color="auto" w:fill="FFFFFF"/>
        </w:rPr>
        <w:lastRenderedPageBreak/>
        <w:t>Author</w:t>
      </w:r>
      <w:r w:rsidR="00630D40" w:rsidRPr="000B6675">
        <w:rPr>
          <w:rFonts w:ascii="Arial" w:hAnsi="Arial" w:cs="Arial"/>
          <w:color w:val="00B050"/>
          <w:sz w:val="24"/>
          <w:szCs w:val="24"/>
          <w:shd w:val="clear" w:color="auto" w:fill="FFFFFF"/>
        </w:rPr>
        <w:t xml:space="preserve"> Response</w:t>
      </w:r>
      <w:r w:rsidRPr="000B6675">
        <w:rPr>
          <w:rFonts w:ascii="Arial" w:hAnsi="Arial" w:cs="Arial"/>
          <w:color w:val="00B050"/>
          <w:sz w:val="24"/>
          <w:szCs w:val="24"/>
          <w:shd w:val="clear" w:color="auto" w:fill="FFFFFF"/>
        </w:rPr>
        <w:t xml:space="preserve">: </w:t>
      </w:r>
      <w:r w:rsidR="00630D40" w:rsidRPr="000B6675">
        <w:rPr>
          <w:rFonts w:ascii="Arial" w:hAnsi="Arial" w:cs="Arial"/>
          <w:color w:val="00B050"/>
          <w:sz w:val="24"/>
          <w:szCs w:val="24"/>
          <w:shd w:val="clear" w:color="auto" w:fill="FFFFFF"/>
        </w:rPr>
        <w:t xml:space="preserve">We </w:t>
      </w:r>
      <w:r w:rsidRPr="000B6675">
        <w:rPr>
          <w:rFonts w:ascii="Arial" w:hAnsi="Arial" w:cs="Arial"/>
          <w:color w:val="00B050"/>
          <w:sz w:val="24"/>
          <w:szCs w:val="24"/>
          <w:shd w:val="clear" w:color="auto" w:fill="FFFFFF"/>
        </w:rPr>
        <w:t xml:space="preserve">agree, </w:t>
      </w:r>
      <w:r w:rsidR="00C46113" w:rsidRPr="000B6675">
        <w:rPr>
          <w:rFonts w:ascii="Arial" w:hAnsi="Arial" w:cs="Arial"/>
          <w:color w:val="00B050"/>
          <w:sz w:val="24"/>
          <w:szCs w:val="24"/>
          <w:shd w:val="clear" w:color="auto" w:fill="FFFFFF"/>
        </w:rPr>
        <w:t xml:space="preserve">in the </w:t>
      </w:r>
      <w:r w:rsidR="00157082" w:rsidRPr="000B6675">
        <w:rPr>
          <w:rFonts w:ascii="Arial" w:hAnsi="Arial" w:cs="Arial"/>
          <w:color w:val="00B050"/>
          <w:sz w:val="24"/>
          <w:szCs w:val="24"/>
          <w:shd w:val="clear" w:color="auto" w:fill="FFFFFF"/>
        </w:rPr>
        <w:t xml:space="preserve">method section of this systematic map, we have rewritten a section </w:t>
      </w:r>
      <w:del w:id="1048" w:author="Malgorzata Nakagawa-Lagisz" w:date="2024-07-10T12:58:00Z" w16du:dateUtc="2024-07-10T02:58:00Z">
        <w:r w:rsidR="00157082" w:rsidRPr="000B6675" w:rsidDel="00152F98">
          <w:rPr>
            <w:rFonts w:ascii="Arial" w:hAnsi="Arial" w:cs="Arial"/>
            <w:color w:val="00B050"/>
            <w:sz w:val="24"/>
            <w:szCs w:val="24"/>
            <w:shd w:val="clear" w:color="auto" w:fill="FFFFFF"/>
          </w:rPr>
          <w:delText xml:space="preserve">where now we provide a meta data file (Additonal File 5) </w:delText>
        </w:r>
      </w:del>
      <w:r w:rsidR="00157082" w:rsidRPr="000B6675">
        <w:rPr>
          <w:rFonts w:ascii="Arial" w:hAnsi="Arial" w:cs="Arial"/>
          <w:color w:val="00B050"/>
          <w:sz w:val="24"/>
          <w:szCs w:val="24"/>
          <w:shd w:val="clear" w:color="auto" w:fill="FFFFFF"/>
        </w:rPr>
        <w:t>that describes the data collected</w:t>
      </w:r>
      <w:ins w:id="1049" w:author="Malgorzata Nakagawa-Lagisz" w:date="2024-07-10T12:58:00Z" w16du:dateUtc="2024-07-10T02:58:00Z">
        <w:r w:rsidR="00152F98">
          <w:rPr>
            <w:rFonts w:ascii="Arial" w:hAnsi="Arial" w:cs="Arial"/>
            <w:color w:val="00B050"/>
            <w:sz w:val="24"/>
            <w:szCs w:val="24"/>
            <w:shd w:val="clear" w:color="auto" w:fill="FFFFFF"/>
          </w:rPr>
          <w:t>, as follows:</w:t>
        </w:r>
      </w:ins>
      <w:del w:id="1050" w:author="Malgorzata Nakagawa-Lagisz" w:date="2024-07-10T12:58:00Z" w16du:dateUtc="2024-07-10T02:58:00Z">
        <w:r w:rsidR="00D06269" w:rsidRPr="000B6675" w:rsidDel="00152F98">
          <w:rPr>
            <w:rFonts w:ascii="Arial" w:hAnsi="Arial" w:cs="Arial"/>
            <w:color w:val="00B050"/>
            <w:sz w:val="24"/>
            <w:szCs w:val="24"/>
            <w:shd w:val="clear" w:color="auto" w:fill="FFFFFF"/>
          </w:rPr>
          <w:delText>.</w:delText>
        </w:r>
      </w:del>
    </w:p>
    <w:p w14:paraId="40AC2B18" w14:textId="32F5DCBC" w:rsidR="00152F98" w:rsidRPr="000B6675" w:rsidRDefault="00152F98" w:rsidP="0016179E">
      <w:pPr>
        <w:spacing w:before="240" w:line="480" w:lineRule="auto"/>
        <w:jc w:val="both"/>
        <w:rPr>
          <w:rFonts w:ascii="Arial" w:hAnsi="Arial" w:cs="Arial"/>
          <w:color w:val="00B050"/>
          <w:sz w:val="24"/>
          <w:szCs w:val="24"/>
          <w:shd w:val="clear" w:color="auto" w:fill="FFFFFF"/>
        </w:rPr>
      </w:pPr>
      <w:ins w:id="1051" w:author="Malgorzata Nakagawa-Lagisz" w:date="2024-07-10T12:58:00Z" w16du:dateUtc="2024-07-10T02:58:00Z">
        <w:r>
          <w:rPr>
            <w:rFonts w:ascii="Arial" w:hAnsi="Arial" w:cs="Arial"/>
            <w:color w:val="00B050"/>
            <w:sz w:val="24"/>
            <w:szCs w:val="24"/>
          </w:rPr>
          <w:t xml:space="preserve">New line numbers </w:t>
        </w:r>
        <w:del w:id="1052" w:author="Man Lim Ho" w:date="2024-07-10T23:05:00Z" w16du:dateUtc="2024-07-10T13:05:00Z">
          <w:r w:rsidDel="00826731">
            <w:rPr>
              <w:rFonts w:ascii="Arial" w:hAnsi="Arial" w:cs="Arial"/>
              <w:color w:val="00B050"/>
              <w:sz w:val="24"/>
              <w:szCs w:val="24"/>
            </w:rPr>
            <w:delText>XXX</w:delText>
          </w:r>
        </w:del>
      </w:ins>
      <w:ins w:id="1053" w:author="Man Lim Ho" w:date="2024-07-10T23:05:00Z" w16du:dateUtc="2024-07-10T13:05:00Z">
        <w:r w:rsidR="00826731">
          <w:rPr>
            <w:rFonts w:ascii="Arial" w:hAnsi="Arial" w:cs="Arial"/>
            <w:color w:val="00B050"/>
            <w:sz w:val="24"/>
            <w:szCs w:val="24"/>
          </w:rPr>
          <w:t>346-348</w:t>
        </w:r>
      </w:ins>
      <w:proofErr w:type="gramStart"/>
      <w:ins w:id="1054" w:author="Malgorzata Nakagawa-Lagisz" w:date="2024-07-10T12:58:00Z" w16du:dateUtc="2024-07-10T02:58:00Z">
        <w:r>
          <w:rPr>
            <w:rFonts w:ascii="Arial" w:hAnsi="Arial" w:cs="Arial"/>
            <w:color w:val="00B050"/>
            <w:sz w:val="24"/>
            <w:szCs w:val="24"/>
          </w:rPr>
          <w:t>: ”</w:t>
        </w:r>
      </w:ins>
      <w:ins w:id="1055" w:author="Man Lim Ho" w:date="2024-07-10T19:18:00Z" w16du:dateUtc="2024-07-10T09:18:00Z">
        <w:r w:rsidR="00675789" w:rsidRPr="00675789">
          <w:rPr>
            <w:rFonts w:ascii="Arial" w:hAnsi="Arial" w:cs="Arial"/>
            <w:color w:val="00B050"/>
            <w:sz w:val="24"/>
            <w:szCs w:val="24"/>
          </w:rPr>
          <w:t>Extracted</w:t>
        </w:r>
        <w:proofErr w:type="gramEnd"/>
        <w:r w:rsidR="00675789" w:rsidRPr="00675789">
          <w:rPr>
            <w:rFonts w:ascii="Arial" w:hAnsi="Arial" w:cs="Arial"/>
            <w:color w:val="00B050"/>
            <w:sz w:val="24"/>
            <w:szCs w:val="24"/>
          </w:rPr>
          <w:t xml:space="preserve"> data is provided in Additional File </w:t>
        </w:r>
      </w:ins>
      <w:ins w:id="1056" w:author="Man Lim Ho" w:date="2024-07-10T23:05:00Z" w16du:dateUtc="2024-07-10T13:05:00Z">
        <w:r w:rsidR="00826731">
          <w:rPr>
            <w:rFonts w:ascii="Arial" w:hAnsi="Arial" w:cs="Arial"/>
            <w:color w:val="00B050"/>
            <w:sz w:val="24"/>
            <w:szCs w:val="24"/>
          </w:rPr>
          <w:t>3</w:t>
        </w:r>
      </w:ins>
      <w:ins w:id="1057" w:author="Man Lim Ho" w:date="2024-07-10T19:18:00Z" w16du:dateUtc="2024-07-10T09:18:00Z">
        <w:r w:rsidR="00675789" w:rsidRPr="00675789">
          <w:rPr>
            <w:rFonts w:ascii="Arial" w:hAnsi="Arial" w:cs="Arial"/>
            <w:color w:val="00B050"/>
            <w:sz w:val="24"/>
            <w:szCs w:val="24"/>
          </w:rPr>
          <w:t xml:space="preserve">, which also serves as the master data file for this systematic map. Supplementary Table </w:t>
        </w:r>
      </w:ins>
      <w:ins w:id="1058" w:author="Man Lim Ho" w:date="2024-07-10T23:05:00Z" w16du:dateUtc="2024-07-10T13:05:00Z">
        <w:r w:rsidR="00826731">
          <w:rPr>
            <w:rFonts w:ascii="Arial" w:hAnsi="Arial" w:cs="Arial"/>
            <w:color w:val="00B050"/>
            <w:sz w:val="24"/>
            <w:szCs w:val="24"/>
          </w:rPr>
          <w:t xml:space="preserve">S3 </w:t>
        </w:r>
      </w:ins>
      <w:ins w:id="1059" w:author="Man Lim Ho" w:date="2024-07-10T19:18:00Z" w16du:dateUtc="2024-07-10T09:18:00Z">
        <w:r w:rsidR="00675789" w:rsidRPr="00675789">
          <w:rPr>
            <w:rFonts w:ascii="Arial" w:hAnsi="Arial" w:cs="Arial"/>
            <w:color w:val="00B050"/>
            <w:sz w:val="24"/>
            <w:szCs w:val="24"/>
          </w:rPr>
          <w:t>includes the meta data (i.e. descriptions of all extracted variables).</w:t>
        </w:r>
      </w:ins>
      <w:ins w:id="1060" w:author="Malgorzata Nakagawa-Lagisz" w:date="2024-07-10T12:58:00Z" w16du:dateUtc="2024-07-10T02:58:00Z">
        <w:r>
          <w:rPr>
            <w:rFonts w:ascii="Arial" w:hAnsi="Arial" w:cs="Arial"/>
            <w:color w:val="00B050"/>
            <w:sz w:val="24"/>
            <w:szCs w:val="24"/>
          </w:rPr>
          <w:t>”</w:t>
        </w:r>
      </w:ins>
    </w:p>
    <w:p w14:paraId="6925A9F9" w14:textId="77777777" w:rsidR="00A318CE" w:rsidRDefault="00072883" w:rsidP="0016179E">
      <w:pPr>
        <w:spacing w:before="240" w:line="480" w:lineRule="auto"/>
        <w:jc w:val="both"/>
        <w:rPr>
          <w:rFonts w:ascii="Arial" w:hAnsi="Arial" w:cs="Arial"/>
          <w:color w:val="000033"/>
          <w:sz w:val="24"/>
          <w:szCs w:val="24"/>
          <w:shd w:val="clear" w:color="auto" w:fill="FFFFFF"/>
        </w:rPr>
      </w:pPr>
      <w:proofErr w:type="gramStart"/>
      <w:r w:rsidRPr="00072883">
        <w:rPr>
          <w:rFonts w:ascii="Arial" w:hAnsi="Arial" w:cs="Arial"/>
          <w:color w:val="000033"/>
          <w:sz w:val="24"/>
          <w:szCs w:val="24"/>
          <w:shd w:val="clear" w:color="auto" w:fill="FFFFFF"/>
        </w:rPr>
        <w:t>L482</w:t>
      </w:r>
      <w:proofErr w:type="gramEnd"/>
      <w:r w:rsidRPr="00072883">
        <w:rPr>
          <w:rFonts w:ascii="Arial" w:hAnsi="Arial" w:cs="Arial"/>
          <w:color w:val="000033"/>
          <w:sz w:val="24"/>
          <w:szCs w:val="24"/>
          <w:shd w:val="clear" w:color="auto" w:fill="FFFFFF"/>
        </w:rPr>
        <w:t xml:space="preserve"> I don't understand how the impact of cold stress on coral could be included when the eligible exposure is warming. Please clarify.</w:t>
      </w:r>
    </w:p>
    <w:p w14:paraId="542E1981" w14:textId="5BF5933F" w:rsidR="00D85DA5" w:rsidRPr="00296548" w:rsidRDefault="00D85DA5" w:rsidP="0016179E">
      <w:pPr>
        <w:spacing w:before="240" w:line="480" w:lineRule="auto"/>
        <w:jc w:val="both"/>
        <w:rPr>
          <w:rFonts w:ascii="Arial" w:hAnsi="Arial" w:cs="Arial"/>
          <w:color w:val="00B050"/>
          <w:sz w:val="24"/>
          <w:szCs w:val="24"/>
          <w:shd w:val="clear" w:color="auto" w:fill="FFFFFF"/>
        </w:rPr>
      </w:pPr>
      <w:r w:rsidRPr="00296548">
        <w:rPr>
          <w:rFonts w:ascii="Arial" w:hAnsi="Arial" w:cs="Arial"/>
          <w:color w:val="00B050"/>
          <w:sz w:val="24"/>
          <w:szCs w:val="24"/>
          <w:shd w:val="clear" w:color="auto" w:fill="FFFFFF"/>
        </w:rPr>
        <w:t xml:space="preserve">Author Response: </w:t>
      </w:r>
      <w:r w:rsidR="0076737C" w:rsidRPr="00296548">
        <w:rPr>
          <w:rFonts w:ascii="Arial" w:hAnsi="Arial" w:cs="Arial"/>
          <w:color w:val="00B050"/>
          <w:sz w:val="24"/>
          <w:szCs w:val="24"/>
          <w:shd w:val="clear" w:color="auto" w:fill="FFFFFF"/>
        </w:rPr>
        <w:t>It is a good point</w:t>
      </w:r>
      <w:r w:rsidR="00BA0790" w:rsidRPr="00296548">
        <w:rPr>
          <w:rFonts w:ascii="Arial" w:hAnsi="Arial" w:cs="Arial"/>
          <w:color w:val="00B050"/>
          <w:sz w:val="24"/>
          <w:szCs w:val="24"/>
          <w:shd w:val="clear" w:color="auto" w:fill="FFFFFF"/>
        </w:rPr>
        <w:t xml:space="preserve"> – </w:t>
      </w:r>
      <w:commentRangeStart w:id="1061"/>
      <w:commentRangeStart w:id="1062"/>
      <w:r w:rsidR="00BA0790" w:rsidRPr="00296548">
        <w:rPr>
          <w:rFonts w:ascii="Arial" w:hAnsi="Arial" w:cs="Arial"/>
          <w:color w:val="00B050"/>
          <w:sz w:val="24"/>
          <w:szCs w:val="24"/>
          <w:shd w:val="clear" w:color="auto" w:fill="FFFFFF"/>
        </w:rPr>
        <w:t xml:space="preserve">we included cold stress because we have noticed that </w:t>
      </w:r>
      <w:r w:rsidR="003B18A0" w:rsidRPr="00296548">
        <w:rPr>
          <w:rFonts w:ascii="Arial" w:hAnsi="Arial" w:cs="Arial"/>
          <w:color w:val="00B050"/>
          <w:sz w:val="24"/>
          <w:szCs w:val="24"/>
          <w:shd w:val="clear" w:color="auto" w:fill="FFFFFF"/>
        </w:rPr>
        <w:t xml:space="preserve">there </w:t>
      </w:r>
      <w:r w:rsidR="00726333" w:rsidRPr="00296548">
        <w:rPr>
          <w:rFonts w:ascii="Arial" w:hAnsi="Arial" w:cs="Arial"/>
          <w:color w:val="00B050"/>
          <w:sz w:val="24"/>
          <w:szCs w:val="24"/>
          <w:shd w:val="clear" w:color="auto" w:fill="FFFFFF"/>
        </w:rPr>
        <w:t>is</w:t>
      </w:r>
      <w:r w:rsidR="003B18A0" w:rsidRPr="00296548">
        <w:rPr>
          <w:rFonts w:ascii="Arial" w:hAnsi="Arial" w:cs="Arial"/>
          <w:color w:val="00B050"/>
          <w:sz w:val="24"/>
          <w:szCs w:val="24"/>
          <w:shd w:val="clear" w:color="auto" w:fill="FFFFFF"/>
        </w:rPr>
        <w:t xml:space="preserve"> research on </w:t>
      </w:r>
      <w:r w:rsidR="00BA0790" w:rsidRPr="00296548">
        <w:rPr>
          <w:rFonts w:ascii="Arial" w:hAnsi="Arial" w:cs="Arial"/>
          <w:color w:val="00B050"/>
          <w:sz w:val="24"/>
          <w:szCs w:val="24"/>
          <w:shd w:val="clear" w:color="auto" w:fill="FFFFFF"/>
        </w:rPr>
        <w:t>bleaching related to cold stress</w:t>
      </w:r>
      <w:r w:rsidR="003B18A0" w:rsidRPr="00296548">
        <w:rPr>
          <w:rFonts w:ascii="Arial" w:hAnsi="Arial" w:cs="Arial"/>
          <w:color w:val="00B050"/>
          <w:sz w:val="24"/>
          <w:szCs w:val="24"/>
          <w:shd w:val="clear" w:color="auto" w:fill="FFFFFF"/>
        </w:rPr>
        <w:t xml:space="preserve">, </w:t>
      </w:r>
      <w:del w:id="1063" w:author="Man Lim Ho" w:date="2024-07-10T19:35:00Z" w16du:dateUtc="2024-07-10T09:35:00Z">
        <w:r w:rsidR="003B18A0" w:rsidRPr="00296548" w:rsidDel="00EE58E0">
          <w:rPr>
            <w:rFonts w:ascii="Arial" w:hAnsi="Arial" w:cs="Arial"/>
            <w:color w:val="00B050"/>
            <w:sz w:val="24"/>
            <w:szCs w:val="24"/>
            <w:shd w:val="clear" w:color="auto" w:fill="FFFFFF"/>
          </w:rPr>
          <w:delText>and we thought it might be good to include it in the map</w:delText>
        </w:r>
      </w:del>
      <w:ins w:id="1064" w:author="Man Lim Ho" w:date="2024-07-10T19:35:00Z" w16du:dateUtc="2024-07-10T09:35:00Z">
        <w:r w:rsidR="00EE58E0">
          <w:rPr>
            <w:rFonts w:ascii="Arial" w:hAnsi="Arial" w:cs="Arial"/>
            <w:color w:val="00B050"/>
            <w:sz w:val="24"/>
            <w:szCs w:val="24"/>
            <w:shd w:val="clear" w:color="auto" w:fill="FFFFFF"/>
          </w:rPr>
          <w:t xml:space="preserve">as cold stress </w:t>
        </w:r>
        <w:r w:rsidR="00703BA8">
          <w:rPr>
            <w:rFonts w:ascii="Arial" w:hAnsi="Arial" w:cs="Arial"/>
            <w:color w:val="00B050"/>
            <w:sz w:val="24"/>
            <w:szCs w:val="24"/>
            <w:shd w:val="clear" w:color="auto" w:fill="FFFFFF"/>
          </w:rPr>
          <w:t xml:space="preserve">is also known to </w:t>
        </w:r>
        <w:r w:rsidR="009825C1">
          <w:rPr>
            <w:rFonts w:ascii="Arial" w:hAnsi="Arial" w:cs="Arial"/>
            <w:color w:val="00B050"/>
            <w:sz w:val="24"/>
            <w:szCs w:val="24"/>
            <w:shd w:val="clear" w:color="auto" w:fill="FFFFFF"/>
          </w:rPr>
          <w:t>bleach corals and potentially lead to mortality of the coral population</w:t>
        </w:r>
      </w:ins>
      <w:r w:rsidR="003B18A0" w:rsidRPr="00296548">
        <w:rPr>
          <w:rFonts w:ascii="Arial" w:hAnsi="Arial" w:cs="Arial"/>
          <w:color w:val="00B050"/>
          <w:sz w:val="24"/>
          <w:szCs w:val="24"/>
          <w:shd w:val="clear" w:color="auto" w:fill="FFFFFF"/>
        </w:rPr>
        <w:t>.</w:t>
      </w:r>
      <w:r w:rsidR="00796809" w:rsidRPr="00296548">
        <w:rPr>
          <w:rFonts w:ascii="Arial" w:hAnsi="Arial" w:cs="Arial"/>
          <w:color w:val="00B050"/>
          <w:sz w:val="24"/>
          <w:szCs w:val="24"/>
          <w:shd w:val="clear" w:color="auto" w:fill="FFFFFF"/>
        </w:rPr>
        <w:t xml:space="preserve"> We </w:t>
      </w:r>
      <w:del w:id="1065" w:author="Man Lim Ho" w:date="2024-07-10T19:34:00Z" w16du:dateUtc="2024-07-10T09:34:00Z">
        <w:r w:rsidR="00796809" w:rsidRPr="00296548" w:rsidDel="00F37CD3">
          <w:rPr>
            <w:rFonts w:ascii="Arial" w:hAnsi="Arial" w:cs="Arial"/>
            <w:color w:val="00B050"/>
            <w:sz w:val="24"/>
            <w:szCs w:val="24"/>
            <w:shd w:val="clear" w:color="auto" w:fill="FFFFFF"/>
          </w:rPr>
          <w:delText>added a statement</w:delText>
        </w:r>
      </w:del>
      <w:ins w:id="1066" w:author="Man Lim Ho" w:date="2024-07-10T19:34:00Z" w16du:dateUtc="2024-07-10T09:34:00Z">
        <w:r w:rsidR="00F37CD3">
          <w:rPr>
            <w:rFonts w:ascii="Arial" w:hAnsi="Arial" w:cs="Arial"/>
            <w:color w:val="00B050"/>
            <w:sz w:val="24"/>
            <w:szCs w:val="24"/>
            <w:shd w:val="clear" w:color="auto" w:fill="FFFFFF"/>
          </w:rPr>
          <w:t xml:space="preserve">have added </w:t>
        </w:r>
        <w:r w:rsidR="00EE58E0">
          <w:rPr>
            <w:rFonts w:ascii="Arial" w:hAnsi="Arial" w:cs="Arial"/>
            <w:color w:val="00B050"/>
            <w:sz w:val="24"/>
            <w:szCs w:val="24"/>
            <w:shd w:val="clear" w:color="auto" w:fill="FFFFFF"/>
          </w:rPr>
          <w:t>the explanation as</w:t>
        </w:r>
      </w:ins>
      <w:ins w:id="1067" w:author="Man Lim Ho" w:date="2024-07-10T19:35:00Z" w16du:dateUtc="2024-07-10T09:35:00Z">
        <w:r w:rsidR="00EE58E0">
          <w:rPr>
            <w:rFonts w:ascii="Arial" w:hAnsi="Arial" w:cs="Arial"/>
            <w:color w:val="00B050"/>
            <w:sz w:val="24"/>
            <w:szCs w:val="24"/>
            <w:shd w:val="clear" w:color="auto" w:fill="FFFFFF"/>
          </w:rPr>
          <w:t xml:space="preserve"> to why cold stress is included in the map</w:t>
        </w:r>
      </w:ins>
      <w:r w:rsidR="00796809" w:rsidRPr="00296548">
        <w:rPr>
          <w:rFonts w:ascii="Arial" w:hAnsi="Arial" w:cs="Arial"/>
          <w:color w:val="00B050"/>
          <w:sz w:val="24"/>
          <w:szCs w:val="24"/>
          <w:shd w:val="clear" w:color="auto" w:fill="FFFFFF"/>
        </w:rPr>
        <w:t xml:space="preserve"> “</w:t>
      </w:r>
      <w:ins w:id="1068" w:author="Man Lim Ho" w:date="2024-07-10T19:36:00Z" w16du:dateUtc="2024-07-10T09:36:00Z">
        <w:r w:rsidR="00665E48" w:rsidRPr="00665E48">
          <w:rPr>
            <w:rFonts w:ascii="Arial" w:hAnsi="Arial" w:cs="Arial"/>
            <w:color w:val="00B050"/>
            <w:sz w:val="24"/>
            <w:szCs w:val="24"/>
            <w:shd w:val="clear" w:color="auto" w:fill="FFFFFF"/>
          </w:rPr>
          <w:t>-</w:t>
        </w:r>
        <w:r w:rsidR="00665E48" w:rsidRPr="00665E48">
          <w:rPr>
            <w:rFonts w:ascii="Arial" w:hAnsi="Arial" w:cs="Arial"/>
            <w:color w:val="00B050"/>
            <w:sz w:val="24"/>
            <w:szCs w:val="24"/>
            <w:shd w:val="clear" w:color="auto" w:fill="FFFFFF"/>
          </w:rPr>
          <w:tab/>
          <w:t>Impact of cold stress is included as an ocean warming evidence in this map to highlight the research on corals exposed to cold stress, as cold stress has been shown to bleach coral and may have led to mortality of coral populations(42)</w:t>
        </w:r>
      </w:ins>
      <w:commentRangeStart w:id="1069"/>
      <w:commentRangeStart w:id="1070"/>
      <w:del w:id="1071" w:author="Man Lim Ho" w:date="2024-07-10T19:36:00Z" w16du:dateUtc="2024-07-10T09:36:00Z">
        <w:r w:rsidR="00296548" w:rsidRPr="00296548" w:rsidDel="00665E48">
          <w:rPr>
            <w:rFonts w:ascii="Arial" w:hAnsi="Arial" w:cs="Arial"/>
            <w:color w:val="00B050"/>
            <w:sz w:val="24"/>
            <w:szCs w:val="24"/>
            <w:shd w:val="clear" w:color="auto" w:fill="FFFFFF"/>
          </w:rPr>
          <w:delText xml:space="preserve">Impact of cold stress is included as an ocean warming evidence in this section </w:delText>
        </w:r>
        <w:commentRangeEnd w:id="1069"/>
        <w:r w:rsidR="00152F98" w:rsidDel="00665E48">
          <w:rPr>
            <w:rStyle w:val="CommentReference"/>
          </w:rPr>
          <w:commentReference w:id="1069"/>
        </w:r>
        <w:commentRangeEnd w:id="1070"/>
        <w:r w:rsidR="00F37CD3" w:rsidDel="00665E48">
          <w:rPr>
            <w:rStyle w:val="CommentReference"/>
          </w:rPr>
          <w:commentReference w:id="1070"/>
        </w:r>
        <w:r w:rsidR="00296548" w:rsidRPr="00296548" w:rsidDel="00665E48">
          <w:rPr>
            <w:rFonts w:ascii="Arial" w:hAnsi="Arial" w:cs="Arial"/>
            <w:color w:val="00B050"/>
            <w:sz w:val="24"/>
            <w:szCs w:val="24"/>
            <w:shd w:val="clear" w:color="auto" w:fill="FFFFFF"/>
          </w:rPr>
          <w:delText>to highlight the research on bleaching related to cold stress</w:delText>
        </w:r>
        <w:commentRangeEnd w:id="1061"/>
        <w:r w:rsidR="00152F98" w:rsidDel="00665E48">
          <w:rPr>
            <w:rStyle w:val="CommentReference"/>
          </w:rPr>
          <w:commentReference w:id="1061"/>
        </w:r>
        <w:commentRangeEnd w:id="1062"/>
        <w:r w:rsidR="005E3FE2" w:rsidDel="00665E48">
          <w:rPr>
            <w:rStyle w:val="CommentReference"/>
          </w:rPr>
          <w:commentReference w:id="1062"/>
        </w:r>
      </w:del>
      <w:del w:id="1072" w:author="Malgorzata Nakagawa-Lagisz" w:date="2024-07-10T11:13:00Z" w16du:dateUtc="2024-07-10T01:13:00Z">
        <w:r w:rsidR="00296548" w:rsidRPr="00296548" w:rsidDel="00B12DD9">
          <w:rPr>
            <w:rFonts w:ascii="Arial" w:hAnsi="Arial" w:cs="Arial"/>
            <w:color w:val="00B050"/>
            <w:sz w:val="24"/>
            <w:szCs w:val="24"/>
            <w:shd w:val="clear" w:color="auto" w:fill="FFFFFF"/>
          </w:rPr>
          <w:delText>.</w:delText>
        </w:r>
      </w:del>
      <w:r w:rsidR="00796809" w:rsidRPr="00296548">
        <w:rPr>
          <w:rFonts w:ascii="Arial" w:hAnsi="Arial" w:cs="Arial"/>
          <w:color w:val="00B050"/>
          <w:sz w:val="24"/>
          <w:szCs w:val="24"/>
          <w:shd w:val="clear" w:color="auto" w:fill="FFFFFF"/>
        </w:rPr>
        <w:t>”</w:t>
      </w:r>
      <w:r w:rsidR="00296548" w:rsidRPr="00296548">
        <w:rPr>
          <w:rFonts w:ascii="Arial" w:hAnsi="Arial" w:cs="Arial"/>
          <w:color w:val="00B050"/>
          <w:sz w:val="24"/>
          <w:szCs w:val="24"/>
          <w:shd w:val="clear" w:color="auto" w:fill="FFFFFF"/>
        </w:rPr>
        <w:t xml:space="preserve"> </w:t>
      </w:r>
      <w:ins w:id="1073" w:author="Malgorzata Nakagawa-Lagisz" w:date="2024-07-10T11:13:00Z" w16du:dateUtc="2024-07-10T01:13:00Z">
        <w:r w:rsidR="00B12DD9">
          <w:rPr>
            <w:rFonts w:ascii="Arial" w:hAnsi="Arial" w:cs="Arial"/>
            <w:color w:val="00B050"/>
            <w:sz w:val="24"/>
            <w:szCs w:val="24"/>
            <w:shd w:val="clear" w:color="auto" w:fill="FFFFFF"/>
          </w:rPr>
          <w:t>(</w:t>
        </w:r>
        <w:r w:rsidR="00B12DD9">
          <w:rPr>
            <w:rFonts w:ascii="Arial" w:hAnsi="Arial" w:cs="Arial"/>
            <w:color w:val="00B050"/>
            <w:sz w:val="24"/>
            <w:szCs w:val="24"/>
          </w:rPr>
          <w:t xml:space="preserve">New line numbers </w:t>
        </w:r>
        <w:del w:id="1074" w:author="Man Lim Ho" w:date="2024-07-10T23:05:00Z" w16du:dateUtc="2024-07-10T13:05:00Z">
          <w:r w:rsidR="00B12DD9" w:rsidDel="00D95ABA">
            <w:rPr>
              <w:rFonts w:ascii="Arial" w:hAnsi="Arial" w:cs="Arial"/>
              <w:color w:val="00B050"/>
              <w:sz w:val="24"/>
              <w:szCs w:val="24"/>
            </w:rPr>
            <w:delText>XXX</w:delText>
          </w:r>
        </w:del>
      </w:ins>
      <w:ins w:id="1075" w:author="Man Lim Ho" w:date="2024-07-10T23:05:00Z" w16du:dateUtc="2024-07-10T13:05:00Z">
        <w:r w:rsidR="00D95ABA">
          <w:rPr>
            <w:rFonts w:ascii="Arial" w:hAnsi="Arial" w:cs="Arial"/>
            <w:color w:val="00B050"/>
            <w:sz w:val="24"/>
            <w:szCs w:val="24"/>
          </w:rPr>
          <w:t>302-304</w:t>
        </w:r>
      </w:ins>
      <w:ins w:id="1076" w:author="Malgorzata Nakagawa-Lagisz" w:date="2024-07-10T11:13:00Z" w16du:dateUtc="2024-07-10T01:13:00Z">
        <w:r w:rsidR="00B12DD9">
          <w:rPr>
            <w:rFonts w:ascii="Arial" w:hAnsi="Arial" w:cs="Arial"/>
            <w:color w:val="00B050"/>
            <w:sz w:val="24"/>
            <w:szCs w:val="24"/>
          </w:rPr>
          <w:t>)</w:t>
        </w:r>
        <w:r w:rsidR="00B12DD9" w:rsidRPr="00850D67">
          <w:rPr>
            <w:rFonts w:ascii="Arial" w:hAnsi="Arial" w:cs="Arial"/>
            <w:color w:val="00B050"/>
            <w:sz w:val="24"/>
            <w:szCs w:val="24"/>
            <w:shd w:val="clear" w:color="auto" w:fill="FFFFFF"/>
          </w:rPr>
          <w:t xml:space="preserve"> </w:t>
        </w:r>
        <w:r w:rsidR="00B12DD9">
          <w:rPr>
            <w:rFonts w:ascii="Arial" w:hAnsi="Arial" w:cs="Arial"/>
            <w:color w:val="00B050"/>
            <w:sz w:val="24"/>
            <w:szCs w:val="24"/>
            <w:shd w:val="clear" w:color="auto" w:fill="FFFFFF"/>
          </w:rPr>
          <w:t>a</w:t>
        </w:r>
      </w:ins>
      <w:del w:id="1077" w:author="Malgorzata Nakagawa-Lagisz" w:date="2024-07-10T11:13:00Z" w16du:dateUtc="2024-07-10T01:13:00Z">
        <w:r w:rsidR="00296548" w:rsidRPr="00296548" w:rsidDel="00B12DD9">
          <w:rPr>
            <w:rFonts w:ascii="Arial" w:hAnsi="Arial" w:cs="Arial"/>
            <w:color w:val="00B050"/>
            <w:sz w:val="24"/>
            <w:szCs w:val="24"/>
            <w:shd w:val="clear" w:color="auto" w:fill="FFFFFF"/>
          </w:rPr>
          <w:delText>A</w:delText>
        </w:r>
      </w:del>
      <w:r w:rsidR="00296548" w:rsidRPr="00296548">
        <w:rPr>
          <w:rFonts w:ascii="Arial" w:hAnsi="Arial" w:cs="Arial"/>
          <w:color w:val="00B050"/>
          <w:sz w:val="24"/>
          <w:szCs w:val="24"/>
          <w:shd w:val="clear" w:color="auto" w:fill="FFFFFF"/>
        </w:rPr>
        <w:t>t the end of the paragraph to justify the reason of having cold stress in this section.</w:t>
      </w:r>
    </w:p>
    <w:p w14:paraId="2044051E" w14:textId="77777777" w:rsidR="00611B71"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 xml:space="preserve">L484 This section mixes drivers and indicators, this is confusing. This should be explained/justified in the </w:t>
      </w:r>
      <w:proofErr w:type="gramStart"/>
      <w:r w:rsidRPr="00630D40">
        <w:rPr>
          <w:rFonts w:ascii="Arial" w:hAnsi="Arial" w:cs="Arial"/>
          <w:color w:val="000000" w:themeColor="text1"/>
          <w:sz w:val="24"/>
          <w:szCs w:val="24"/>
          <w:shd w:val="clear" w:color="auto" w:fill="FFFFFF"/>
        </w:rPr>
        <w:t>methods</w:t>
      </w:r>
      <w:proofErr w:type="gramEnd"/>
      <w:r w:rsidRPr="00630D40">
        <w:rPr>
          <w:rFonts w:ascii="Arial" w:hAnsi="Arial" w:cs="Arial"/>
          <w:color w:val="000000" w:themeColor="text1"/>
          <w:sz w:val="24"/>
          <w:szCs w:val="24"/>
          <w:shd w:val="clear" w:color="auto" w:fill="FFFFFF"/>
        </w:rPr>
        <w:t xml:space="preserve"> or this needs restructuration (or another title).</w:t>
      </w:r>
      <w:r w:rsidR="00103DDA" w:rsidRPr="00630D40">
        <w:rPr>
          <w:rFonts w:ascii="Arial" w:hAnsi="Arial" w:cs="Arial"/>
          <w:color w:val="000000" w:themeColor="text1"/>
          <w:sz w:val="24"/>
          <w:szCs w:val="24"/>
          <w:shd w:val="clear" w:color="auto" w:fill="FFFFFF"/>
        </w:rPr>
        <w:t xml:space="preserve"> </w:t>
      </w:r>
    </w:p>
    <w:p w14:paraId="7B26F4A2" w14:textId="5C3AB6F1" w:rsidR="00611B71" w:rsidRPr="00630D40" w:rsidRDefault="00103DDA"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w:t>
      </w:r>
      <w:r w:rsidR="00630175">
        <w:rPr>
          <w:rFonts w:ascii="Arial" w:hAnsi="Arial" w:cs="Arial"/>
          <w:color w:val="00B050"/>
          <w:sz w:val="24"/>
          <w:szCs w:val="24"/>
          <w:shd w:val="clear" w:color="auto" w:fill="FFFFFF"/>
        </w:rPr>
        <w:t>We agree, and we have added a sub-heading “Indicators” to the section to distinguish the three categories of results being presented.</w:t>
      </w:r>
    </w:p>
    <w:p w14:paraId="6DC032FD" w14:textId="77777777" w:rsidR="00F9430C"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L491-492 If the stressor is not described, how was the exposure characterized as eligible?</w:t>
      </w:r>
    </w:p>
    <w:p w14:paraId="6A882DB8" w14:textId="397ADAFE" w:rsidR="00F9430C" w:rsidRPr="002A54BF" w:rsidRDefault="00F9430C" w:rsidP="0016179E">
      <w:pPr>
        <w:spacing w:before="240" w:line="480" w:lineRule="auto"/>
        <w:jc w:val="both"/>
        <w:rPr>
          <w:rFonts w:ascii="Arial" w:hAnsi="Arial" w:cs="Arial"/>
          <w:color w:val="00B050"/>
          <w:sz w:val="24"/>
          <w:szCs w:val="24"/>
          <w:shd w:val="clear" w:color="auto" w:fill="FFFFFF"/>
        </w:rPr>
      </w:pPr>
      <w:r w:rsidRPr="002A54BF">
        <w:rPr>
          <w:rFonts w:ascii="Arial" w:hAnsi="Arial" w:cs="Arial"/>
          <w:color w:val="00B050"/>
          <w:sz w:val="24"/>
          <w:szCs w:val="24"/>
          <w:shd w:val="clear" w:color="auto" w:fill="FFFFFF"/>
        </w:rPr>
        <w:t>Author Response</w:t>
      </w:r>
      <w:r w:rsidR="00B151B3" w:rsidRPr="002A54BF">
        <w:rPr>
          <w:rFonts w:ascii="Arial" w:hAnsi="Arial" w:cs="Arial"/>
          <w:color w:val="00B050"/>
          <w:sz w:val="24"/>
          <w:szCs w:val="24"/>
          <w:shd w:val="clear" w:color="auto" w:fill="FFFFFF"/>
        </w:rPr>
        <w:t xml:space="preserve">: </w:t>
      </w:r>
      <w:del w:id="1078" w:author="Malgorzata Nakagawa-Lagisz" w:date="2024-07-10T13:00:00Z" w16du:dateUtc="2024-07-10T03:00:00Z">
        <w:r w:rsidR="00B151B3" w:rsidRPr="002A54BF" w:rsidDel="00152F98">
          <w:rPr>
            <w:rFonts w:ascii="Arial" w:hAnsi="Arial" w:cs="Arial"/>
            <w:color w:val="00B050"/>
            <w:sz w:val="24"/>
            <w:szCs w:val="24"/>
            <w:shd w:val="clear" w:color="auto" w:fill="FFFFFF"/>
          </w:rPr>
          <w:delText xml:space="preserve">We apologise for not making this part of wording clearly. </w:delText>
        </w:r>
      </w:del>
      <w:r w:rsidR="00B151B3" w:rsidRPr="002A54BF">
        <w:rPr>
          <w:rFonts w:ascii="Arial" w:hAnsi="Arial" w:cs="Arial"/>
          <w:color w:val="00B050"/>
          <w:sz w:val="24"/>
          <w:szCs w:val="24"/>
          <w:shd w:val="clear" w:color="auto" w:fill="FFFFFF"/>
        </w:rPr>
        <w:t>Here, we meant while they were describing bleaching events, they did not use</w:t>
      </w:r>
      <w:r w:rsidR="0075568E" w:rsidRPr="002A54BF">
        <w:rPr>
          <w:rFonts w:ascii="Arial" w:hAnsi="Arial" w:cs="Arial"/>
          <w:color w:val="00B050"/>
          <w:sz w:val="24"/>
          <w:szCs w:val="24"/>
          <w:shd w:val="clear" w:color="auto" w:fill="FFFFFF"/>
        </w:rPr>
        <w:t xml:space="preserve"> an indicator as to Marine Heatwave or Degree Heating Week being used</w:t>
      </w:r>
      <w:r w:rsidR="00EA3E92" w:rsidRPr="002A54BF">
        <w:rPr>
          <w:rFonts w:ascii="Arial" w:hAnsi="Arial" w:cs="Arial"/>
          <w:color w:val="00B050"/>
          <w:sz w:val="24"/>
          <w:szCs w:val="24"/>
          <w:shd w:val="clear" w:color="auto" w:fill="FFFFFF"/>
        </w:rPr>
        <w:t>, and they used long-term climate change as a stressor</w:t>
      </w:r>
      <w:r w:rsidR="0075568E" w:rsidRPr="002A54BF">
        <w:rPr>
          <w:rFonts w:ascii="Arial" w:hAnsi="Arial" w:cs="Arial"/>
          <w:color w:val="00B050"/>
          <w:sz w:val="24"/>
          <w:szCs w:val="24"/>
          <w:shd w:val="clear" w:color="auto" w:fill="FFFFFF"/>
        </w:rPr>
        <w:t>. This is a mistake made when organising this part.</w:t>
      </w:r>
      <w:r w:rsidR="00712A78" w:rsidRPr="002A54BF">
        <w:rPr>
          <w:rFonts w:ascii="Arial" w:hAnsi="Arial" w:cs="Arial"/>
          <w:color w:val="00B050"/>
          <w:sz w:val="24"/>
          <w:szCs w:val="24"/>
          <w:shd w:val="clear" w:color="auto" w:fill="FFFFFF"/>
        </w:rPr>
        <w:t xml:space="preserve"> We have rephrased the paragraph to “</w:t>
      </w:r>
      <w:r w:rsidR="002A54BF" w:rsidRPr="002A54BF">
        <w:rPr>
          <w:rFonts w:ascii="Arial" w:hAnsi="Arial" w:cs="Arial"/>
          <w:color w:val="00B050"/>
          <w:sz w:val="24"/>
          <w:szCs w:val="24"/>
          <w:shd w:val="clear" w:color="auto" w:fill="FFFFFF"/>
        </w:rPr>
        <w:t>Most studies considered long-term climate change as a driver of ocean warming (49 papers, 53.8%)</w:t>
      </w:r>
      <w:del w:id="1079" w:author="Malgorzata Nakagawa-Lagisz" w:date="2024-07-10T11:13:00Z" w16du:dateUtc="2024-07-10T01:13:00Z">
        <w:r w:rsidR="002A54BF" w:rsidRPr="002A54BF" w:rsidDel="00B12DD9">
          <w:rPr>
            <w:rFonts w:ascii="Arial" w:hAnsi="Arial" w:cs="Arial"/>
            <w:color w:val="00B050"/>
            <w:sz w:val="24"/>
            <w:szCs w:val="24"/>
            <w:shd w:val="clear" w:color="auto" w:fill="FFFFFF"/>
          </w:rPr>
          <w:delText>.</w:delText>
        </w:r>
      </w:del>
      <w:r w:rsidR="00712A78" w:rsidRPr="002A54BF">
        <w:rPr>
          <w:rFonts w:ascii="Arial" w:hAnsi="Arial" w:cs="Arial"/>
          <w:color w:val="00B050"/>
          <w:sz w:val="24"/>
          <w:szCs w:val="24"/>
          <w:shd w:val="clear" w:color="auto" w:fill="FFFFFF"/>
        </w:rPr>
        <w:t xml:space="preserve">” </w:t>
      </w:r>
      <w:ins w:id="1080" w:author="Malgorzata Nakagawa-Lagisz" w:date="2024-07-10T11:13:00Z" w16du:dateUtc="2024-07-10T01:13:00Z">
        <w:r w:rsidR="00B12DD9">
          <w:rPr>
            <w:rFonts w:ascii="Arial" w:hAnsi="Arial" w:cs="Arial"/>
            <w:color w:val="00B050"/>
            <w:sz w:val="24"/>
            <w:szCs w:val="24"/>
            <w:shd w:val="clear" w:color="auto" w:fill="FFFFFF"/>
          </w:rPr>
          <w:t>(</w:t>
        </w:r>
        <w:r w:rsidR="00B12DD9">
          <w:rPr>
            <w:rFonts w:ascii="Arial" w:hAnsi="Arial" w:cs="Arial"/>
            <w:color w:val="00B050"/>
            <w:sz w:val="24"/>
            <w:szCs w:val="24"/>
          </w:rPr>
          <w:t xml:space="preserve">New line numbers </w:t>
        </w:r>
        <w:del w:id="1081" w:author="Man Lim Ho" w:date="2024-07-10T23:06:00Z" w16du:dateUtc="2024-07-10T13:06:00Z">
          <w:r w:rsidR="00B12DD9" w:rsidDel="00790EE8">
            <w:rPr>
              <w:rFonts w:ascii="Arial" w:hAnsi="Arial" w:cs="Arial"/>
              <w:color w:val="00B050"/>
              <w:sz w:val="24"/>
              <w:szCs w:val="24"/>
            </w:rPr>
            <w:delText>XXX</w:delText>
          </w:r>
        </w:del>
      </w:ins>
      <w:ins w:id="1082" w:author="Man Lim Ho" w:date="2024-07-10T23:06:00Z" w16du:dateUtc="2024-07-10T13:06:00Z">
        <w:r w:rsidR="00790EE8">
          <w:rPr>
            <w:rFonts w:ascii="Arial" w:hAnsi="Arial" w:cs="Arial"/>
            <w:color w:val="00B050"/>
            <w:sz w:val="24"/>
            <w:szCs w:val="24"/>
          </w:rPr>
          <w:t>544</w:t>
        </w:r>
      </w:ins>
      <w:ins w:id="1083" w:author="Malgorzata Nakagawa-Lagisz" w:date="2024-07-10T11:13:00Z" w16du:dateUtc="2024-07-10T01:13:00Z">
        <w:r w:rsidR="00B12DD9">
          <w:rPr>
            <w:rFonts w:ascii="Arial" w:hAnsi="Arial" w:cs="Arial"/>
            <w:color w:val="00B050"/>
            <w:sz w:val="24"/>
            <w:szCs w:val="24"/>
          </w:rPr>
          <w:t>)</w:t>
        </w:r>
        <w:r w:rsidR="00B12DD9" w:rsidRPr="00850D67">
          <w:rPr>
            <w:rFonts w:ascii="Arial" w:hAnsi="Arial" w:cs="Arial"/>
            <w:color w:val="00B050"/>
            <w:sz w:val="24"/>
            <w:szCs w:val="24"/>
            <w:shd w:val="clear" w:color="auto" w:fill="FFFFFF"/>
          </w:rPr>
          <w:t xml:space="preserve"> </w:t>
        </w:r>
      </w:ins>
      <w:r w:rsidR="00712A78" w:rsidRPr="002A54BF">
        <w:rPr>
          <w:rFonts w:ascii="Arial" w:hAnsi="Arial" w:cs="Arial"/>
          <w:color w:val="00B050"/>
          <w:sz w:val="24"/>
          <w:szCs w:val="24"/>
          <w:shd w:val="clear" w:color="auto" w:fill="FFFFFF"/>
        </w:rPr>
        <w:t>and updated the figure accordingly.</w:t>
      </w:r>
    </w:p>
    <w:p w14:paraId="7B861F34" w14:textId="054EDDE3"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Limitations of the map</w:t>
      </w:r>
    </w:p>
    <w:p w14:paraId="718F6D67" w14:textId="77777777" w:rsidR="00611B71" w:rsidRDefault="00072883" w:rsidP="0016179E">
      <w:pPr>
        <w:spacing w:before="240" w:line="480" w:lineRule="auto"/>
        <w:jc w:val="both"/>
        <w:rPr>
          <w:rFonts w:ascii="Arial" w:hAnsi="Arial" w:cs="Arial"/>
          <w:color w:val="000033"/>
          <w:sz w:val="24"/>
          <w:szCs w:val="24"/>
          <w:shd w:val="clear" w:color="auto" w:fill="FFFFFF"/>
        </w:rPr>
      </w:pPr>
      <w:proofErr w:type="gramStart"/>
      <w:r w:rsidRPr="00072883">
        <w:rPr>
          <w:rFonts w:ascii="Arial" w:hAnsi="Arial" w:cs="Arial"/>
          <w:color w:val="000033"/>
          <w:sz w:val="24"/>
          <w:szCs w:val="24"/>
          <w:shd w:val="clear" w:color="auto" w:fill="FFFFFF"/>
        </w:rPr>
        <w:t>L513</w:t>
      </w:r>
      <w:proofErr w:type="gramEnd"/>
      <w:r w:rsidRPr="00072883">
        <w:rPr>
          <w:rFonts w:ascii="Arial" w:hAnsi="Arial" w:cs="Arial"/>
          <w:color w:val="000033"/>
          <w:sz w:val="24"/>
          <w:szCs w:val="24"/>
          <w:shd w:val="clear" w:color="auto" w:fill="FFFFFF"/>
        </w:rPr>
        <w:t xml:space="preserve"> I don't understand how reference 63 can support your statement.</w:t>
      </w:r>
    </w:p>
    <w:p w14:paraId="38E7BED4" w14:textId="413849FD" w:rsidR="009861E2" w:rsidRPr="009861E2" w:rsidRDefault="009861E2" w:rsidP="009861E2">
      <w:pPr>
        <w:spacing w:before="240" w:line="480" w:lineRule="auto"/>
        <w:jc w:val="both"/>
        <w:rPr>
          <w:rFonts w:ascii="Arial" w:hAnsi="Arial" w:cs="Arial"/>
          <w:color w:val="00B050"/>
          <w:sz w:val="24"/>
          <w:szCs w:val="24"/>
          <w:shd w:val="clear" w:color="auto" w:fill="FFFFFF"/>
        </w:rPr>
      </w:pPr>
      <w:r w:rsidRPr="009861E2">
        <w:rPr>
          <w:rFonts w:ascii="Arial" w:hAnsi="Arial" w:cs="Arial"/>
          <w:color w:val="00B050"/>
          <w:sz w:val="24"/>
          <w:szCs w:val="24"/>
          <w:shd w:val="clear" w:color="auto" w:fill="FFFFFF"/>
        </w:rPr>
        <w:t xml:space="preserve">Author Response: </w:t>
      </w:r>
      <w:del w:id="1084" w:author="Malgorzata Nakagawa-Lagisz" w:date="2024-07-10T13:01:00Z" w16du:dateUtc="2024-07-10T03:01:00Z">
        <w:r w:rsidRPr="009861E2" w:rsidDel="00152F98">
          <w:rPr>
            <w:rFonts w:ascii="Arial" w:hAnsi="Arial" w:cs="Arial"/>
            <w:color w:val="00B050"/>
            <w:sz w:val="24"/>
            <w:szCs w:val="24"/>
            <w:shd w:val="clear" w:color="auto" w:fill="FFFFFF"/>
          </w:rPr>
          <w:delText xml:space="preserve">We apologise, </w:delText>
        </w:r>
      </w:del>
      <w:ins w:id="1085" w:author="Malgorzata Nakagawa-Lagisz" w:date="2024-07-10T13:01:00Z" w16du:dateUtc="2024-07-10T03:01:00Z">
        <w:r w:rsidR="00152F98">
          <w:rPr>
            <w:rFonts w:ascii="Arial" w:hAnsi="Arial" w:cs="Arial"/>
            <w:color w:val="00B050"/>
            <w:sz w:val="24"/>
            <w:szCs w:val="24"/>
            <w:shd w:val="clear" w:color="auto" w:fill="FFFFFF"/>
          </w:rPr>
          <w:t>W</w:t>
        </w:r>
      </w:ins>
      <w:del w:id="1086" w:author="Malgorzata Nakagawa-Lagisz" w:date="2024-07-10T13:01:00Z" w16du:dateUtc="2024-07-10T03:01:00Z">
        <w:r w:rsidRPr="009861E2" w:rsidDel="00152F98">
          <w:rPr>
            <w:rFonts w:ascii="Arial" w:hAnsi="Arial" w:cs="Arial"/>
            <w:color w:val="00B050"/>
            <w:sz w:val="24"/>
            <w:szCs w:val="24"/>
            <w:shd w:val="clear" w:color="auto" w:fill="FFFFFF"/>
          </w:rPr>
          <w:delText>w</w:delText>
        </w:r>
      </w:del>
      <w:r w:rsidRPr="009861E2">
        <w:rPr>
          <w:rFonts w:ascii="Arial" w:hAnsi="Arial" w:cs="Arial"/>
          <w:color w:val="00B050"/>
          <w:sz w:val="24"/>
          <w:szCs w:val="24"/>
          <w:shd w:val="clear" w:color="auto" w:fill="FFFFFF"/>
        </w:rPr>
        <w:t xml:space="preserve">e </w:t>
      </w:r>
      <w:proofErr w:type="gramStart"/>
      <w:r w:rsidRPr="009861E2">
        <w:rPr>
          <w:rFonts w:ascii="Arial" w:hAnsi="Arial" w:cs="Arial"/>
          <w:color w:val="00B050"/>
          <w:sz w:val="24"/>
          <w:szCs w:val="24"/>
          <w:shd w:val="clear" w:color="auto" w:fill="FFFFFF"/>
        </w:rPr>
        <w:t>have</w:t>
      </w:r>
      <w:proofErr w:type="gramEnd"/>
      <w:r w:rsidRPr="009861E2">
        <w:rPr>
          <w:rFonts w:ascii="Arial" w:hAnsi="Arial" w:cs="Arial"/>
          <w:color w:val="00B050"/>
          <w:sz w:val="24"/>
          <w:szCs w:val="24"/>
          <w:shd w:val="clear" w:color="auto" w:fill="FFFFFF"/>
        </w:rPr>
        <w:t xml:space="preserve"> fixed the reference</w:t>
      </w:r>
      <w:ins w:id="1087" w:author="Malgorzata Nakagawa-Lagisz" w:date="2024-07-10T13:00:00Z" w16du:dateUtc="2024-07-10T03:00:00Z">
        <w:r w:rsidR="00152F98">
          <w:rPr>
            <w:rFonts w:ascii="Arial" w:hAnsi="Arial" w:cs="Arial"/>
            <w:color w:val="00B050"/>
            <w:sz w:val="24"/>
            <w:szCs w:val="24"/>
            <w:shd w:val="clear" w:color="auto" w:fill="FFFFFF"/>
          </w:rPr>
          <w:t>s</w:t>
        </w:r>
      </w:ins>
      <w:r w:rsidRPr="009861E2">
        <w:rPr>
          <w:rFonts w:ascii="Arial" w:hAnsi="Arial" w:cs="Arial"/>
          <w:color w:val="00B050"/>
          <w:sz w:val="24"/>
          <w:szCs w:val="24"/>
          <w:shd w:val="clear" w:color="auto" w:fill="FFFFFF"/>
        </w:rPr>
        <w:t xml:space="preserve"> with Mendeley and they are all in the correct order now.</w:t>
      </w:r>
    </w:p>
    <w:p w14:paraId="5D1D069D"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L515-526 What is the limitation?</w:t>
      </w:r>
    </w:p>
    <w:p w14:paraId="2AFDBBDD" w14:textId="6A5809CD" w:rsidR="003B1A33" w:rsidRPr="006665C0" w:rsidRDefault="003B1A33" w:rsidP="0016179E">
      <w:pPr>
        <w:spacing w:before="240" w:line="480" w:lineRule="auto"/>
        <w:jc w:val="both"/>
        <w:rPr>
          <w:rFonts w:ascii="Arial" w:hAnsi="Arial" w:cs="Arial"/>
          <w:color w:val="00B050"/>
          <w:sz w:val="24"/>
          <w:szCs w:val="24"/>
          <w:shd w:val="clear" w:color="auto" w:fill="FFFFFF"/>
        </w:rPr>
      </w:pPr>
      <w:r w:rsidRPr="006665C0">
        <w:rPr>
          <w:rFonts w:ascii="Arial" w:hAnsi="Arial" w:cs="Arial"/>
          <w:color w:val="00B050"/>
          <w:sz w:val="24"/>
          <w:szCs w:val="24"/>
          <w:shd w:val="clear" w:color="auto" w:fill="FFFFFF"/>
        </w:rPr>
        <w:t xml:space="preserve">Author Response: We </w:t>
      </w:r>
      <w:del w:id="1088" w:author="Malgorzata Nakagawa-Lagisz" w:date="2024-07-10T13:01:00Z" w16du:dateUtc="2024-07-10T03:01:00Z">
        <w:r w:rsidRPr="006665C0" w:rsidDel="00152F98">
          <w:rPr>
            <w:rFonts w:ascii="Arial" w:hAnsi="Arial" w:cs="Arial"/>
            <w:color w:val="00B050"/>
            <w:sz w:val="24"/>
            <w:szCs w:val="24"/>
            <w:shd w:val="clear" w:color="auto" w:fill="FFFFFF"/>
          </w:rPr>
          <w:delText xml:space="preserve">apologise, </w:delText>
        </w:r>
        <w:r w:rsidR="003472D3" w:rsidRPr="006665C0" w:rsidDel="00152F98">
          <w:rPr>
            <w:rFonts w:ascii="Arial" w:hAnsi="Arial" w:cs="Arial"/>
            <w:color w:val="00B050"/>
            <w:sz w:val="24"/>
            <w:szCs w:val="24"/>
            <w:shd w:val="clear" w:color="auto" w:fill="FFFFFF"/>
          </w:rPr>
          <w:delText xml:space="preserve">we </w:delText>
        </w:r>
      </w:del>
      <w:r w:rsidR="003472D3" w:rsidRPr="006665C0">
        <w:rPr>
          <w:rFonts w:ascii="Arial" w:hAnsi="Arial" w:cs="Arial"/>
          <w:color w:val="00B050"/>
          <w:sz w:val="24"/>
          <w:szCs w:val="24"/>
          <w:shd w:val="clear" w:color="auto" w:fill="FFFFFF"/>
        </w:rPr>
        <w:t>should have put this part in another section</w:t>
      </w:r>
      <w:ins w:id="1089" w:author="Malgorzata Nakagawa-Lagisz" w:date="2024-07-10T13:01:00Z" w16du:dateUtc="2024-07-10T03:01:00Z">
        <w:r w:rsidR="00152F98">
          <w:rPr>
            <w:rFonts w:ascii="Arial" w:hAnsi="Arial" w:cs="Arial"/>
            <w:color w:val="00B050"/>
            <w:sz w:val="24"/>
            <w:szCs w:val="24"/>
            <w:shd w:val="clear" w:color="auto" w:fill="FFFFFF"/>
          </w:rPr>
          <w:t xml:space="preserve"> </w:t>
        </w:r>
      </w:ins>
      <w:ins w:id="1090" w:author="Malgorzata Nakagawa-Lagisz" w:date="2024-07-10T13:02:00Z" w16du:dateUtc="2024-07-10T03:02:00Z">
        <w:r w:rsidR="00152F98">
          <w:rPr>
            <w:rFonts w:ascii="Arial" w:hAnsi="Arial" w:cs="Arial"/>
            <w:color w:val="00B050"/>
            <w:sz w:val="24"/>
            <w:szCs w:val="24"/>
            <w:shd w:val="clear" w:color="auto" w:fill="FFFFFF"/>
          </w:rPr>
          <w:t>a</w:t>
        </w:r>
      </w:ins>
      <w:ins w:id="1091" w:author="Malgorzata Nakagawa-Lagisz" w:date="2024-07-10T13:01:00Z" w16du:dateUtc="2024-07-10T03:01:00Z">
        <w:r w:rsidR="00152F98">
          <w:rPr>
            <w:rFonts w:ascii="Arial" w:hAnsi="Arial" w:cs="Arial"/>
            <w:color w:val="00B050"/>
            <w:sz w:val="24"/>
            <w:szCs w:val="24"/>
            <w:shd w:val="clear" w:color="auto" w:fill="FFFFFF"/>
          </w:rPr>
          <w:t xml:space="preserve">s it indeed </w:t>
        </w:r>
      </w:ins>
      <w:ins w:id="1092" w:author="Malgorzata Nakagawa-Lagisz" w:date="2024-07-10T13:02:00Z" w16du:dateUtc="2024-07-10T03:02:00Z">
        <w:r w:rsidR="00152F98">
          <w:rPr>
            <w:rFonts w:ascii="Arial" w:hAnsi="Arial" w:cs="Arial"/>
            <w:color w:val="00B050"/>
            <w:sz w:val="24"/>
            <w:szCs w:val="24"/>
            <w:shd w:val="clear" w:color="auto" w:fill="FFFFFF"/>
          </w:rPr>
          <w:t xml:space="preserve">does </w:t>
        </w:r>
      </w:ins>
      <w:ins w:id="1093" w:author="Malgorzata Nakagawa-Lagisz" w:date="2024-07-10T13:01:00Z" w16du:dateUtc="2024-07-10T03:01:00Z">
        <w:r w:rsidR="00152F98">
          <w:rPr>
            <w:rFonts w:ascii="Arial" w:hAnsi="Arial" w:cs="Arial"/>
            <w:color w:val="00B050"/>
            <w:sz w:val="24"/>
            <w:szCs w:val="24"/>
            <w:shd w:val="clear" w:color="auto" w:fill="FFFFFF"/>
          </w:rPr>
          <w:t>not fit here well</w:t>
        </w:r>
      </w:ins>
      <w:r w:rsidR="003472D3" w:rsidRPr="006665C0">
        <w:rPr>
          <w:rFonts w:ascii="Arial" w:hAnsi="Arial" w:cs="Arial"/>
          <w:color w:val="00B050"/>
          <w:sz w:val="24"/>
          <w:szCs w:val="24"/>
          <w:shd w:val="clear" w:color="auto" w:fill="FFFFFF"/>
        </w:rPr>
        <w:t>.</w:t>
      </w:r>
      <w:r w:rsidR="005344D1" w:rsidRPr="006665C0">
        <w:rPr>
          <w:rFonts w:ascii="Arial" w:hAnsi="Arial" w:cs="Arial"/>
          <w:color w:val="00B050"/>
          <w:sz w:val="24"/>
          <w:szCs w:val="24"/>
          <w:shd w:val="clear" w:color="auto" w:fill="FFFFFF"/>
        </w:rPr>
        <w:t xml:space="preserve"> We have separated it from “Limitations of the mapping process” to its own section, “Bibliographic Timeline”</w:t>
      </w:r>
      <w:ins w:id="1094" w:author="Malgorzata Nakagawa-Lagisz" w:date="2024-07-10T13:01:00Z" w16du:dateUtc="2024-07-10T03:01:00Z">
        <w:r w:rsidR="00152F98">
          <w:rPr>
            <w:rFonts w:ascii="Arial" w:hAnsi="Arial" w:cs="Arial"/>
            <w:color w:val="00B050"/>
            <w:sz w:val="24"/>
            <w:szCs w:val="24"/>
            <w:shd w:val="clear" w:color="auto" w:fill="FFFFFF"/>
          </w:rPr>
          <w:t>,</w:t>
        </w:r>
      </w:ins>
      <w:r w:rsidR="005344D1" w:rsidRPr="006665C0">
        <w:rPr>
          <w:rFonts w:ascii="Arial" w:hAnsi="Arial" w:cs="Arial"/>
          <w:color w:val="00B050"/>
          <w:sz w:val="24"/>
          <w:szCs w:val="24"/>
          <w:shd w:val="clear" w:color="auto" w:fill="FFFFFF"/>
        </w:rPr>
        <w:t xml:space="preserve"> to summarise the trend of publication</w:t>
      </w:r>
      <w:ins w:id="1095" w:author="Malgorzata Nakagawa-Lagisz" w:date="2024-07-10T13:01:00Z" w16du:dateUtc="2024-07-10T03:01:00Z">
        <w:r w:rsidR="00152F98">
          <w:rPr>
            <w:rFonts w:ascii="Arial" w:hAnsi="Arial" w:cs="Arial"/>
            <w:color w:val="00B050"/>
            <w:sz w:val="24"/>
            <w:szCs w:val="24"/>
            <w:shd w:val="clear" w:color="auto" w:fill="FFFFFF"/>
          </w:rPr>
          <w:t>s</w:t>
        </w:r>
      </w:ins>
      <w:r w:rsidR="005344D1" w:rsidRPr="006665C0">
        <w:rPr>
          <w:rFonts w:ascii="Arial" w:hAnsi="Arial" w:cs="Arial"/>
          <w:color w:val="00B050"/>
          <w:sz w:val="24"/>
          <w:szCs w:val="24"/>
          <w:shd w:val="clear" w:color="auto" w:fill="FFFFFF"/>
        </w:rPr>
        <w:t xml:space="preserve"> since 2010</w:t>
      </w:r>
      <w:r w:rsidR="006665C0" w:rsidRPr="006665C0">
        <w:rPr>
          <w:rFonts w:ascii="Arial" w:hAnsi="Arial" w:cs="Arial"/>
          <w:color w:val="00B050"/>
          <w:sz w:val="24"/>
          <w:szCs w:val="24"/>
          <w:shd w:val="clear" w:color="auto" w:fill="FFFFFF"/>
        </w:rPr>
        <w:t xml:space="preserve">, and its impact on research on the </w:t>
      </w:r>
      <w:proofErr w:type="gramStart"/>
      <w:r w:rsidR="006665C0" w:rsidRPr="006665C0">
        <w:rPr>
          <w:rFonts w:ascii="Arial" w:hAnsi="Arial" w:cs="Arial"/>
          <w:color w:val="00B050"/>
          <w:sz w:val="24"/>
          <w:szCs w:val="24"/>
          <w:shd w:val="clear" w:color="auto" w:fill="FFFFFF"/>
        </w:rPr>
        <w:t>topic as a whole</w:t>
      </w:r>
      <w:proofErr w:type="gramEnd"/>
      <w:r w:rsidR="006665C0" w:rsidRPr="006665C0">
        <w:rPr>
          <w:rFonts w:ascii="Arial" w:hAnsi="Arial" w:cs="Arial"/>
          <w:color w:val="00B050"/>
          <w:sz w:val="24"/>
          <w:szCs w:val="24"/>
          <w:shd w:val="clear" w:color="auto" w:fill="FFFFFF"/>
        </w:rPr>
        <w:t>.</w:t>
      </w:r>
    </w:p>
    <w:p w14:paraId="741D3FE3"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L549 Consideration of climate change as a driver of ocean warming over time was not shown in the results.</w:t>
      </w:r>
    </w:p>
    <w:p w14:paraId="224BE73E" w14:textId="0870C408" w:rsidR="00BF0550" w:rsidRDefault="00BF0550" w:rsidP="0016179E">
      <w:pPr>
        <w:spacing w:before="240" w:line="480" w:lineRule="auto"/>
        <w:jc w:val="both"/>
        <w:rPr>
          <w:ins w:id="1096" w:author="Malgorzata Nakagawa-Lagisz" w:date="2024-07-10T13:02:00Z" w16du:dateUtc="2024-07-10T03:02:00Z"/>
          <w:rFonts w:ascii="Arial" w:hAnsi="Arial" w:cs="Arial"/>
          <w:color w:val="00B050"/>
          <w:sz w:val="24"/>
          <w:szCs w:val="24"/>
          <w:shd w:val="clear" w:color="auto" w:fill="FFFFFF"/>
        </w:rPr>
      </w:pPr>
      <w:r w:rsidRPr="00287C86">
        <w:rPr>
          <w:rFonts w:ascii="Arial" w:hAnsi="Arial" w:cs="Arial"/>
          <w:color w:val="00B050"/>
          <w:sz w:val="24"/>
          <w:szCs w:val="24"/>
          <w:shd w:val="clear" w:color="auto" w:fill="FFFFFF"/>
        </w:rPr>
        <w:lastRenderedPageBreak/>
        <w:t xml:space="preserve">Author Response: We apologise if it was not </w:t>
      </w:r>
      <w:r w:rsidR="007662FC" w:rsidRPr="00287C86">
        <w:rPr>
          <w:rFonts w:ascii="Arial" w:hAnsi="Arial" w:cs="Arial"/>
          <w:color w:val="00B050"/>
          <w:sz w:val="24"/>
          <w:szCs w:val="24"/>
          <w:shd w:val="clear" w:color="auto" w:fill="FFFFFF"/>
        </w:rPr>
        <w:t>clear in our manuscript. In the reporting section of our manuscript, we have shown the results for driver of ocean warming in “Drivers” under “Ocean Warming Evidence”</w:t>
      </w:r>
      <w:r w:rsidR="00287C86" w:rsidRPr="00287C86">
        <w:rPr>
          <w:rFonts w:ascii="Arial" w:hAnsi="Arial" w:cs="Arial"/>
          <w:color w:val="00B050"/>
          <w:sz w:val="24"/>
          <w:szCs w:val="24"/>
          <w:shd w:val="clear" w:color="auto" w:fill="FFFFFF"/>
        </w:rPr>
        <w:t>, and we addressed long-term climate change as a driver of ocean warming in the paragraph</w:t>
      </w:r>
      <w:ins w:id="1097" w:author="Malgorzata Nakagawa-Lagisz" w:date="2024-07-10T13:02:00Z" w16du:dateUtc="2024-07-10T03:02:00Z">
        <w:r w:rsidR="0097727A">
          <w:rPr>
            <w:rFonts w:ascii="Arial" w:hAnsi="Arial" w:cs="Arial"/>
            <w:color w:val="00B050"/>
            <w:sz w:val="24"/>
            <w:szCs w:val="24"/>
            <w:shd w:val="clear" w:color="auto" w:fill="FFFFFF"/>
          </w:rPr>
          <w:t>, as follows:</w:t>
        </w:r>
      </w:ins>
      <w:del w:id="1098" w:author="Malgorzata Nakagawa-Lagisz" w:date="2024-07-10T13:02:00Z" w16du:dateUtc="2024-07-10T03:02:00Z">
        <w:r w:rsidR="00287C86" w:rsidRPr="00287C86" w:rsidDel="0097727A">
          <w:rPr>
            <w:rFonts w:ascii="Arial" w:hAnsi="Arial" w:cs="Arial"/>
            <w:color w:val="00B050"/>
            <w:sz w:val="24"/>
            <w:szCs w:val="24"/>
            <w:shd w:val="clear" w:color="auto" w:fill="FFFFFF"/>
          </w:rPr>
          <w:delText>.</w:delText>
        </w:r>
      </w:del>
    </w:p>
    <w:p w14:paraId="1BF19A21" w14:textId="504B6523" w:rsidR="0097727A" w:rsidRPr="00287C86" w:rsidRDefault="0097727A" w:rsidP="0016179E">
      <w:pPr>
        <w:spacing w:before="240" w:line="480" w:lineRule="auto"/>
        <w:jc w:val="both"/>
        <w:rPr>
          <w:rFonts w:ascii="Arial" w:hAnsi="Arial" w:cs="Arial"/>
          <w:color w:val="00B050"/>
          <w:sz w:val="24"/>
          <w:szCs w:val="24"/>
          <w:shd w:val="clear" w:color="auto" w:fill="FFFFFF"/>
        </w:rPr>
      </w:pPr>
      <w:ins w:id="1099" w:author="Malgorzata Nakagawa-Lagisz" w:date="2024-07-10T13:02:00Z" w16du:dateUtc="2024-07-10T03:02:00Z">
        <w:r>
          <w:rPr>
            <w:rFonts w:ascii="Arial" w:hAnsi="Arial" w:cs="Arial"/>
            <w:color w:val="00B050"/>
            <w:sz w:val="24"/>
            <w:szCs w:val="24"/>
          </w:rPr>
          <w:t xml:space="preserve">New line numbers </w:t>
        </w:r>
        <w:del w:id="1100" w:author="Man Lim Ho" w:date="2024-07-10T23:06:00Z" w16du:dateUtc="2024-07-10T13:06:00Z">
          <w:r w:rsidDel="00790EE8">
            <w:rPr>
              <w:rFonts w:ascii="Arial" w:hAnsi="Arial" w:cs="Arial"/>
              <w:color w:val="00B050"/>
              <w:sz w:val="24"/>
              <w:szCs w:val="24"/>
            </w:rPr>
            <w:delText>XXX</w:delText>
          </w:r>
        </w:del>
      </w:ins>
      <w:ins w:id="1101" w:author="Man Lim Ho" w:date="2024-07-10T23:06:00Z" w16du:dateUtc="2024-07-10T13:06:00Z">
        <w:r w:rsidR="00790EE8">
          <w:rPr>
            <w:rFonts w:ascii="Arial" w:hAnsi="Arial" w:cs="Arial"/>
            <w:color w:val="00B050"/>
            <w:sz w:val="24"/>
            <w:szCs w:val="24"/>
          </w:rPr>
          <w:t>544</w:t>
        </w:r>
      </w:ins>
      <w:ins w:id="1102" w:author="Malgorzata Nakagawa-Lagisz" w:date="2024-07-10T13:02:00Z" w16du:dateUtc="2024-07-10T03:02:00Z">
        <w:r>
          <w:rPr>
            <w:rFonts w:ascii="Arial" w:hAnsi="Arial" w:cs="Arial"/>
            <w:color w:val="00B050"/>
            <w:sz w:val="24"/>
            <w:szCs w:val="24"/>
          </w:rPr>
          <w:t>: “</w:t>
        </w:r>
      </w:ins>
      <w:ins w:id="1103" w:author="Man Lim Ho" w:date="2024-07-10T19:37:00Z" w16du:dateUtc="2024-07-10T09:37:00Z">
        <w:r w:rsidR="00E07FC8" w:rsidRPr="00E07FC8">
          <w:rPr>
            <w:rFonts w:ascii="Arial" w:hAnsi="Arial" w:cs="Arial"/>
            <w:color w:val="00B050"/>
            <w:sz w:val="24"/>
            <w:szCs w:val="24"/>
          </w:rPr>
          <w:t>Most studies considered long-term climate change as a driver of ocean warming (49 papers, 53.8%).</w:t>
        </w:r>
      </w:ins>
      <w:ins w:id="1104" w:author="Malgorzata Nakagawa-Lagisz" w:date="2024-07-10T13:02:00Z" w16du:dateUtc="2024-07-10T03:02:00Z">
        <w:r>
          <w:rPr>
            <w:rFonts w:ascii="Arial" w:hAnsi="Arial" w:cs="Arial"/>
            <w:color w:val="00B050"/>
            <w:sz w:val="24"/>
            <w:szCs w:val="24"/>
          </w:rPr>
          <w:t>”</w:t>
        </w:r>
      </w:ins>
    </w:p>
    <w:p w14:paraId="14BA2DB5"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Declarations</w:t>
      </w:r>
      <w:r w:rsidRPr="00072883">
        <w:rPr>
          <w:rFonts w:ascii="Arial" w:hAnsi="Arial" w:cs="Arial"/>
          <w:color w:val="000033"/>
          <w:sz w:val="24"/>
          <w:szCs w:val="24"/>
        </w:rPr>
        <w:br/>
      </w:r>
      <w:r w:rsidRPr="00072883">
        <w:rPr>
          <w:rFonts w:ascii="Arial" w:hAnsi="Arial" w:cs="Arial"/>
          <w:color w:val="000033"/>
          <w:sz w:val="24"/>
          <w:szCs w:val="24"/>
          <w:shd w:val="clear" w:color="auto" w:fill="FFFFFF"/>
        </w:rPr>
        <w:t xml:space="preserve">L583 The </w:t>
      </w:r>
      <w:proofErr w:type="spellStart"/>
      <w:r w:rsidRPr="00072883">
        <w:rPr>
          <w:rFonts w:ascii="Arial" w:hAnsi="Arial" w:cs="Arial"/>
          <w:color w:val="000033"/>
          <w:sz w:val="24"/>
          <w:szCs w:val="24"/>
          <w:shd w:val="clear" w:color="auto" w:fill="FFFFFF"/>
        </w:rPr>
        <w:t>github</w:t>
      </w:r>
      <w:proofErr w:type="spellEnd"/>
      <w:r w:rsidRPr="00072883">
        <w:rPr>
          <w:rFonts w:ascii="Arial" w:hAnsi="Arial" w:cs="Arial"/>
          <w:color w:val="000033"/>
          <w:sz w:val="24"/>
          <w:szCs w:val="24"/>
          <w:shd w:val="clear" w:color="auto" w:fill="FFFFFF"/>
        </w:rPr>
        <w:t xml:space="preserve"> repository does not contain the map database, i.e. the list of articles with all the information extracted and coded that was used to make the tables (count) presented in the </w:t>
      </w:r>
      <w:proofErr w:type="spellStart"/>
      <w:r w:rsidRPr="00072883">
        <w:rPr>
          <w:rFonts w:ascii="Arial" w:hAnsi="Arial" w:cs="Arial"/>
          <w:color w:val="000033"/>
          <w:sz w:val="24"/>
          <w:szCs w:val="24"/>
          <w:shd w:val="clear" w:color="auto" w:fill="FFFFFF"/>
        </w:rPr>
        <w:t>github</w:t>
      </w:r>
      <w:proofErr w:type="spellEnd"/>
      <w:r w:rsidRPr="00072883">
        <w:rPr>
          <w:rFonts w:ascii="Arial" w:hAnsi="Arial" w:cs="Arial"/>
          <w:color w:val="000033"/>
          <w:sz w:val="24"/>
          <w:szCs w:val="24"/>
          <w:shd w:val="clear" w:color="auto" w:fill="FFFFFF"/>
        </w:rPr>
        <w:t xml:space="preserve"> repository.</w:t>
      </w:r>
    </w:p>
    <w:p w14:paraId="3DF1A098" w14:textId="17EA2D5D" w:rsidR="00681863" w:rsidRPr="004E10E7" w:rsidRDefault="00DD3772" w:rsidP="0016179E">
      <w:pPr>
        <w:spacing w:before="240" w:line="480" w:lineRule="auto"/>
        <w:jc w:val="both"/>
        <w:rPr>
          <w:rFonts w:ascii="Arial" w:hAnsi="Arial" w:cs="Arial"/>
          <w:color w:val="00B050"/>
          <w:sz w:val="24"/>
          <w:szCs w:val="24"/>
          <w:shd w:val="clear" w:color="auto" w:fill="FFFFFF"/>
        </w:rPr>
      </w:pPr>
      <w:r w:rsidRPr="004E10E7">
        <w:rPr>
          <w:rFonts w:ascii="Arial" w:hAnsi="Arial" w:cs="Arial"/>
          <w:color w:val="00B050"/>
          <w:sz w:val="24"/>
          <w:szCs w:val="24"/>
          <w:shd w:val="clear" w:color="auto" w:fill="FFFFFF"/>
        </w:rPr>
        <w:t xml:space="preserve">Author Response: </w:t>
      </w:r>
      <w:r w:rsidR="001E52F6" w:rsidRPr="004E10E7">
        <w:rPr>
          <w:rFonts w:ascii="Arial" w:hAnsi="Arial" w:cs="Arial"/>
          <w:color w:val="00B050"/>
          <w:sz w:val="24"/>
          <w:szCs w:val="24"/>
          <w:shd w:val="clear" w:color="auto" w:fill="FFFFFF"/>
        </w:rPr>
        <w:t xml:space="preserve">We have reuploaded the database </w:t>
      </w:r>
      <w:commentRangeStart w:id="1105"/>
      <w:commentRangeStart w:id="1106"/>
      <w:r w:rsidRPr="004E10E7">
        <w:rPr>
          <w:rFonts w:ascii="Arial" w:hAnsi="Arial" w:cs="Arial"/>
          <w:color w:val="00B050"/>
          <w:sz w:val="24"/>
          <w:szCs w:val="24"/>
          <w:shd w:val="clear" w:color="auto" w:fill="FFFFFF"/>
        </w:rPr>
        <w:t xml:space="preserve">to GitHub to </w:t>
      </w:r>
      <w:commentRangeEnd w:id="1105"/>
      <w:r w:rsidR="0097727A">
        <w:rPr>
          <w:rStyle w:val="CommentReference"/>
        </w:rPr>
        <w:commentReference w:id="1105"/>
      </w:r>
      <w:commentRangeEnd w:id="1106"/>
      <w:r w:rsidR="00E07FC8">
        <w:rPr>
          <w:rStyle w:val="CommentReference"/>
        </w:rPr>
        <w:commentReference w:id="1106"/>
      </w:r>
      <w:del w:id="1107" w:author="Malgorzata Nakagawa-Lagisz" w:date="2024-07-10T13:03:00Z" w16du:dateUtc="2024-07-10T03:03:00Z">
        <w:r w:rsidRPr="004E10E7" w:rsidDel="0097727A">
          <w:rPr>
            <w:rFonts w:ascii="Arial" w:hAnsi="Arial" w:cs="Arial"/>
            <w:color w:val="00B050"/>
            <w:sz w:val="24"/>
            <w:szCs w:val="24"/>
            <w:shd w:val="clear" w:color="auto" w:fill="FFFFFF"/>
          </w:rPr>
          <w:delText xml:space="preserve">show </w:delText>
        </w:r>
      </w:del>
      <w:ins w:id="1108" w:author="Malgorzata Nakagawa-Lagisz" w:date="2024-07-10T13:03:00Z" w16du:dateUtc="2024-07-10T03:03:00Z">
        <w:r w:rsidR="0097727A">
          <w:rPr>
            <w:rFonts w:ascii="Arial" w:hAnsi="Arial" w:cs="Arial"/>
            <w:color w:val="00B050"/>
            <w:sz w:val="24"/>
            <w:szCs w:val="24"/>
            <w:shd w:val="clear" w:color="auto" w:fill="FFFFFF"/>
          </w:rPr>
          <w:t>freely share</w:t>
        </w:r>
        <w:r w:rsidR="0097727A" w:rsidRPr="004E10E7">
          <w:rPr>
            <w:rFonts w:ascii="Arial" w:hAnsi="Arial" w:cs="Arial"/>
            <w:color w:val="00B050"/>
            <w:sz w:val="24"/>
            <w:szCs w:val="24"/>
            <w:shd w:val="clear" w:color="auto" w:fill="FFFFFF"/>
          </w:rPr>
          <w:t xml:space="preserve"> </w:t>
        </w:r>
      </w:ins>
      <w:r w:rsidRPr="004E10E7">
        <w:rPr>
          <w:rFonts w:ascii="Arial" w:hAnsi="Arial" w:cs="Arial"/>
          <w:color w:val="00B050"/>
          <w:sz w:val="24"/>
          <w:szCs w:val="24"/>
          <w:shd w:val="clear" w:color="auto" w:fill="FFFFFF"/>
        </w:rPr>
        <w:t xml:space="preserve">the </w:t>
      </w:r>
      <w:del w:id="1109" w:author="Malgorzata Nakagawa-Lagisz" w:date="2024-07-10T13:03:00Z" w16du:dateUtc="2024-07-10T03:03:00Z">
        <w:r w:rsidRPr="004E10E7" w:rsidDel="0097727A">
          <w:rPr>
            <w:rFonts w:ascii="Arial" w:hAnsi="Arial" w:cs="Arial"/>
            <w:color w:val="00B050"/>
            <w:sz w:val="24"/>
            <w:szCs w:val="24"/>
            <w:shd w:val="clear" w:color="auto" w:fill="FFFFFF"/>
          </w:rPr>
          <w:delText xml:space="preserve">database </w:delText>
        </w:r>
      </w:del>
      <w:ins w:id="1110" w:author="Malgorzata Nakagawa-Lagisz" w:date="2024-07-10T13:03:00Z" w16du:dateUtc="2024-07-10T03:03:00Z">
        <w:r w:rsidR="0097727A">
          <w:rPr>
            <w:rFonts w:ascii="Arial" w:hAnsi="Arial" w:cs="Arial"/>
            <w:color w:val="00B050"/>
            <w:sz w:val="24"/>
            <w:szCs w:val="24"/>
            <w:shd w:val="clear" w:color="auto" w:fill="FFFFFF"/>
          </w:rPr>
          <w:t>data</w:t>
        </w:r>
        <w:r w:rsidR="0097727A" w:rsidRPr="004E10E7">
          <w:rPr>
            <w:rFonts w:ascii="Arial" w:hAnsi="Arial" w:cs="Arial"/>
            <w:color w:val="00B050"/>
            <w:sz w:val="24"/>
            <w:szCs w:val="24"/>
            <w:shd w:val="clear" w:color="auto" w:fill="FFFFFF"/>
          </w:rPr>
          <w:t xml:space="preserve"> </w:t>
        </w:r>
        <w:r w:rsidR="0097727A">
          <w:rPr>
            <w:rFonts w:ascii="Arial" w:hAnsi="Arial" w:cs="Arial"/>
            <w:color w:val="00B050"/>
            <w:sz w:val="24"/>
            <w:szCs w:val="24"/>
            <w:shd w:val="clear" w:color="auto" w:fill="FFFFFF"/>
          </w:rPr>
          <w:t xml:space="preserve">file </w:t>
        </w:r>
      </w:ins>
      <w:r w:rsidRPr="004E10E7">
        <w:rPr>
          <w:rFonts w:ascii="Arial" w:hAnsi="Arial" w:cs="Arial"/>
          <w:color w:val="00B050"/>
          <w:sz w:val="24"/>
          <w:szCs w:val="24"/>
          <w:shd w:val="clear" w:color="auto" w:fill="FFFFFF"/>
        </w:rPr>
        <w:t xml:space="preserve">for this systematic map. </w:t>
      </w:r>
      <w:ins w:id="1111" w:author="Man Lim Ho" w:date="2024-07-10T19:44:00Z" w16du:dateUtc="2024-07-10T09:44:00Z">
        <w:r w:rsidR="00B84046">
          <w:rPr>
            <w:rFonts w:ascii="Arial" w:hAnsi="Arial" w:cs="Arial"/>
            <w:color w:val="00B050"/>
            <w:sz w:val="24"/>
            <w:szCs w:val="24"/>
            <w:shd w:val="clear" w:color="auto" w:fill="FFFFFF"/>
          </w:rPr>
          <w:t xml:space="preserve">The database is also attached in this submission of the revised manuscript and figures. </w:t>
        </w:r>
      </w:ins>
      <w:r w:rsidRPr="004E10E7">
        <w:rPr>
          <w:rFonts w:ascii="Arial" w:hAnsi="Arial" w:cs="Arial"/>
          <w:color w:val="00B050"/>
          <w:sz w:val="24"/>
          <w:szCs w:val="24"/>
          <w:shd w:val="clear" w:color="auto" w:fill="FFFFFF"/>
        </w:rPr>
        <w:t xml:space="preserve">We have also </w:t>
      </w:r>
      <w:del w:id="1112" w:author="Malgorzata Nakagawa-Lagisz" w:date="2024-07-10T13:03:00Z" w16du:dateUtc="2024-07-10T03:03:00Z">
        <w:r w:rsidRPr="004E10E7" w:rsidDel="0097727A">
          <w:rPr>
            <w:rFonts w:ascii="Arial" w:hAnsi="Arial" w:cs="Arial"/>
            <w:color w:val="00B050"/>
            <w:sz w:val="24"/>
            <w:szCs w:val="24"/>
            <w:shd w:val="clear" w:color="auto" w:fill="FFFFFF"/>
          </w:rPr>
          <w:delText xml:space="preserve">created </w:delText>
        </w:r>
      </w:del>
      <w:ins w:id="1113" w:author="Malgorzata Nakagawa-Lagisz" w:date="2024-07-10T13:03:00Z" w16du:dateUtc="2024-07-10T03:03:00Z">
        <w:r w:rsidR="0097727A">
          <w:rPr>
            <w:rFonts w:ascii="Arial" w:hAnsi="Arial" w:cs="Arial"/>
            <w:color w:val="00B050"/>
            <w:sz w:val="24"/>
            <w:szCs w:val="24"/>
            <w:shd w:val="clear" w:color="auto" w:fill="FFFFFF"/>
          </w:rPr>
          <w:t>provided</w:t>
        </w:r>
        <w:r w:rsidR="0097727A" w:rsidRPr="004E10E7">
          <w:rPr>
            <w:rFonts w:ascii="Arial" w:hAnsi="Arial" w:cs="Arial"/>
            <w:color w:val="00B050"/>
            <w:sz w:val="24"/>
            <w:szCs w:val="24"/>
            <w:shd w:val="clear" w:color="auto" w:fill="FFFFFF"/>
          </w:rPr>
          <w:t xml:space="preserve"> </w:t>
        </w:r>
      </w:ins>
      <w:r w:rsidRPr="004E10E7">
        <w:rPr>
          <w:rFonts w:ascii="Arial" w:hAnsi="Arial" w:cs="Arial"/>
          <w:color w:val="00B050"/>
          <w:sz w:val="24"/>
          <w:szCs w:val="24"/>
          <w:shd w:val="clear" w:color="auto" w:fill="FFFFFF"/>
        </w:rPr>
        <w:t xml:space="preserve">a metadata file to describe the </w:t>
      </w:r>
      <w:r w:rsidR="00FE76CA" w:rsidRPr="004E10E7">
        <w:rPr>
          <w:rFonts w:ascii="Arial" w:hAnsi="Arial" w:cs="Arial"/>
          <w:color w:val="00B050"/>
          <w:sz w:val="24"/>
          <w:szCs w:val="24"/>
          <w:shd w:val="clear" w:color="auto" w:fill="FFFFFF"/>
        </w:rPr>
        <w:t xml:space="preserve">data extracted from the </w:t>
      </w:r>
      <w:r w:rsidR="00E04CC9" w:rsidRPr="004E10E7">
        <w:rPr>
          <w:rFonts w:ascii="Arial" w:hAnsi="Arial" w:cs="Arial"/>
          <w:color w:val="00B050"/>
          <w:sz w:val="24"/>
          <w:szCs w:val="24"/>
          <w:shd w:val="clear" w:color="auto" w:fill="FFFFFF"/>
        </w:rPr>
        <w:t>full text</w:t>
      </w:r>
      <w:r w:rsidR="00FE76CA" w:rsidRPr="004E10E7">
        <w:rPr>
          <w:rFonts w:ascii="Arial" w:hAnsi="Arial" w:cs="Arial"/>
          <w:color w:val="00B050"/>
          <w:sz w:val="24"/>
          <w:szCs w:val="24"/>
          <w:shd w:val="clear" w:color="auto" w:fill="FFFFFF"/>
        </w:rPr>
        <w:t xml:space="preserve"> included in this systematic map.</w:t>
      </w:r>
    </w:p>
    <w:p w14:paraId="49BC7116" w14:textId="77777777" w:rsidR="00630D40" w:rsidRPr="00630D40" w:rsidRDefault="00072883" w:rsidP="0016179E">
      <w:pPr>
        <w:spacing w:before="240" w:line="480" w:lineRule="auto"/>
        <w:jc w:val="both"/>
        <w:rPr>
          <w:rFonts w:ascii="Arial" w:hAnsi="Arial" w:cs="Arial"/>
          <w:color w:val="000000" w:themeColor="text1"/>
          <w:sz w:val="24"/>
          <w:szCs w:val="24"/>
          <w:shd w:val="clear" w:color="auto" w:fill="FFFFFF"/>
        </w:rPr>
      </w:pPr>
      <w:r w:rsidRPr="00630D40">
        <w:rPr>
          <w:rFonts w:ascii="Arial" w:hAnsi="Arial" w:cs="Arial"/>
          <w:color w:val="000000" w:themeColor="text1"/>
          <w:sz w:val="24"/>
          <w:szCs w:val="24"/>
          <w:shd w:val="clear" w:color="auto" w:fill="FFFFFF"/>
        </w:rPr>
        <w:t xml:space="preserve">L588-599 Please ensure that all initials are used consistently (I've found WPL and </w:t>
      </w:r>
      <w:proofErr w:type="gramStart"/>
      <w:r w:rsidRPr="00630D40">
        <w:rPr>
          <w:rFonts w:ascii="Arial" w:hAnsi="Arial" w:cs="Arial"/>
          <w:color w:val="000000" w:themeColor="text1"/>
          <w:sz w:val="24"/>
          <w:szCs w:val="24"/>
          <w:shd w:val="clear" w:color="auto" w:fill="FFFFFF"/>
        </w:rPr>
        <w:t>WL</w:t>
      </w:r>
      <w:proofErr w:type="gramEnd"/>
      <w:r w:rsidRPr="00630D40">
        <w:rPr>
          <w:rFonts w:ascii="Arial" w:hAnsi="Arial" w:cs="Arial"/>
          <w:color w:val="000000" w:themeColor="text1"/>
          <w:sz w:val="24"/>
          <w:szCs w:val="24"/>
          <w:shd w:val="clear" w:color="auto" w:fill="FFFFFF"/>
        </w:rPr>
        <w:t xml:space="preserve"> but I think it's the same person), and detail the full names of people who are not co-authors.</w:t>
      </w:r>
    </w:p>
    <w:p w14:paraId="4284800C" w14:textId="73518451" w:rsidR="00611B71" w:rsidRPr="00630D40" w:rsidRDefault="006F0850" w:rsidP="0016179E">
      <w:pPr>
        <w:spacing w:before="240" w:line="480" w:lineRule="auto"/>
        <w:jc w:val="both"/>
        <w:rPr>
          <w:rFonts w:ascii="Arial" w:hAnsi="Arial" w:cs="Arial"/>
          <w:color w:val="00B050"/>
          <w:sz w:val="24"/>
          <w:szCs w:val="24"/>
          <w:shd w:val="clear" w:color="auto" w:fill="FFFFFF"/>
        </w:rPr>
      </w:pPr>
      <w:r w:rsidRPr="00630D40">
        <w:rPr>
          <w:rFonts w:ascii="Arial" w:hAnsi="Arial" w:cs="Arial"/>
          <w:color w:val="00B050"/>
          <w:sz w:val="24"/>
          <w:szCs w:val="24"/>
          <w:shd w:val="clear" w:color="auto" w:fill="FFFFFF"/>
        </w:rPr>
        <w:t>Author</w:t>
      </w:r>
      <w:r w:rsidR="00630D40" w:rsidRPr="00630D40">
        <w:rPr>
          <w:rFonts w:ascii="Arial" w:hAnsi="Arial" w:cs="Arial"/>
          <w:color w:val="00B050"/>
          <w:sz w:val="24"/>
          <w:szCs w:val="24"/>
          <w:shd w:val="clear" w:color="auto" w:fill="FFFFFF"/>
        </w:rPr>
        <w:t xml:space="preserve"> Response</w:t>
      </w:r>
      <w:r w:rsidRPr="00630D40">
        <w:rPr>
          <w:rFonts w:ascii="Arial" w:hAnsi="Arial" w:cs="Arial"/>
          <w:color w:val="00B050"/>
          <w:sz w:val="24"/>
          <w:szCs w:val="24"/>
          <w:shd w:val="clear" w:color="auto" w:fill="FFFFFF"/>
        </w:rPr>
        <w:t xml:space="preserve">: </w:t>
      </w:r>
      <w:r w:rsidR="00630D40" w:rsidRPr="00630D40">
        <w:rPr>
          <w:rFonts w:ascii="Arial" w:hAnsi="Arial" w:cs="Arial"/>
          <w:color w:val="00B050"/>
          <w:sz w:val="24"/>
          <w:szCs w:val="24"/>
          <w:shd w:val="clear" w:color="auto" w:fill="FFFFFF"/>
        </w:rPr>
        <w:t xml:space="preserve">We </w:t>
      </w:r>
      <w:r w:rsidR="00444A28" w:rsidRPr="00630D40">
        <w:rPr>
          <w:rFonts w:ascii="Arial" w:hAnsi="Arial" w:cs="Arial"/>
          <w:color w:val="00B050"/>
          <w:sz w:val="24"/>
          <w:szCs w:val="24"/>
          <w:shd w:val="clear" w:color="auto" w:fill="FFFFFF"/>
        </w:rPr>
        <w:t>agree,</w:t>
      </w:r>
      <w:r w:rsidR="00630D40" w:rsidRPr="00630D40">
        <w:rPr>
          <w:rFonts w:ascii="Arial" w:hAnsi="Arial" w:cs="Arial"/>
          <w:color w:val="00B050"/>
          <w:sz w:val="24"/>
          <w:szCs w:val="24"/>
          <w:shd w:val="clear" w:color="auto" w:fill="FFFFFF"/>
        </w:rPr>
        <w:t xml:space="preserve"> and we have f</w:t>
      </w:r>
      <w:r w:rsidRPr="00630D40">
        <w:rPr>
          <w:rFonts w:ascii="Arial" w:hAnsi="Arial" w:cs="Arial"/>
          <w:color w:val="00B050"/>
          <w:sz w:val="24"/>
          <w:szCs w:val="24"/>
          <w:shd w:val="clear" w:color="auto" w:fill="FFFFFF"/>
        </w:rPr>
        <w:t>ixed</w:t>
      </w:r>
      <w:r w:rsidR="00630D40" w:rsidRPr="00630D40">
        <w:rPr>
          <w:rFonts w:ascii="Arial" w:hAnsi="Arial" w:cs="Arial"/>
          <w:color w:val="00B050"/>
          <w:sz w:val="24"/>
          <w:szCs w:val="24"/>
          <w:shd w:val="clear" w:color="auto" w:fill="FFFFFF"/>
        </w:rPr>
        <w:t xml:space="preserve"> the inconsistencies in names</w:t>
      </w:r>
      <w:r w:rsidRPr="00630D40">
        <w:rPr>
          <w:rFonts w:ascii="Arial" w:hAnsi="Arial" w:cs="Arial"/>
          <w:color w:val="00B050"/>
          <w:sz w:val="24"/>
          <w:szCs w:val="24"/>
          <w:shd w:val="clear" w:color="auto" w:fill="FFFFFF"/>
        </w:rPr>
        <w:t xml:space="preserve"> </w:t>
      </w:r>
      <w:r w:rsidR="00630D40" w:rsidRPr="00630D40">
        <w:rPr>
          <w:rFonts w:ascii="Arial" w:hAnsi="Arial" w:cs="Arial"/>
          <w:color w:val="00B050"/>
          <w:sz w:val="24"/>
          <w:szCs w:val="24"/>
          <w:shd w:val="clear" w:color="auto" w:fill="FFFFFF"/>
        </w:rPr>
        <w:t>(</w:t>
      </w:r>
      <w:r w:rsidR="00C53CEE">
        <w:rPr>
          <w:rFonts w:ascii="Arial" w:hAnsi="Arial" w:cs="Arial"/>
          <w:color w:val="00B050"/>
          <w:sz w:val="24"/>
          <w:szCs w:val="24"/>
          <w:shd w:val="clear" w:color="auto" w:fill="FFFFFF"/>
        </w:rPr>
        <w:t>“</w:t>
      </w:r>
      <w:r w:rsidR="00C53CEE" w:rsidRPr="00C53CEE">
        <w:rPr>
          <w:rFonts w:ascii="Arial" w:hAnsi="Arial" w:cs="Arial"/>
          <w:color w:val="00B050"/>
          <w:sz w:val="24"/>
          <w:szCs w:val="24"/>
          <w:shd w:val="clear" w:color="auto" w:fill="FFFFFF"/>
        </w:rPr>
        <w:t>Funding in support of this research is provided by UNSW Scientia Program to TDA and research contracts with Parks Australia to TDA, WPL, TG.</w:t>
      </w:r>
      <w:r w:rsidR="00C53CEE">
        <w:rPr>
          <w:rFonts w:ascii="Arial" w:hAnsi="Arial" w:cs="Arial"/>
          <w:color w:val="00B050"/>
          <w:sz w:val="24"/>
          <w:szCs w:val="24"/>
          <w:shd w:val="clear" w:color="auto" w:fill="FFFFFF"/>
        </w:rPr>
        <w:t>”</w:t>
      </w:r>
      <w:r w:rsidR="00630D40" w:rsidRPr="00630D40">
        <w:rPr>
          <w:rFonts w:ascii="Arial" w:hAnsi="Arial" w:cs="Arial"/>
          <w:color w:val="00B050"/>
          <w:sz w:val="24"/>
          <w:szCs w:val="24"/>
          <w:shd w:val="clear" w:color="auto" w:fill="FFFFFF"/>
        </w:rPr>
        <w:t>)</w:t>
      </w:r>
      <w:ins w:id="1114" w:author="Man Lim Ho" w:date="2024-07-10T23:07:00Z" w16du:dateUtc="2024-07-10T13:07:00Z">
        <w:r w:rsidR="00F05F05">
          <w:rPr>
            <w:rFonts w:ascii="Arial" w:hAnsi="Arial" w:cs="Arial"/>
            <w:color w:val="00B050"/>
            <w:sz w:val="24"/>
            <w:szCs w:val="24"/>
            <w:shd w:val="clear" w:color="auto" w:fill="FFFFFF"/>
          </w:rPr>
          <w:t xml:space="preserve"> (New line numbers 650-651)</w:t>
        </w:r>
      </w:ins>
      <w:r w:rsidRPr="00630D40">
        <w:rPr>
          <w:rFonts w:ascii="Arial" w:hAnsi="Arial" w:cs="Arial"/>
          <w:color w:val="00B050"/>
          <w:sz w:val="24"/>
          <w:szCs w:val="24"/>
          <w:shd w:val="clear" w:color="auto" w:fill="FFFFFF"/>
        </w:rPr>
        <w:t xml:space="preserve"> and full names of </w:t>
      </w:r>
      <w:r w:rsidR="00630D40" w:rsidRPr="00630D40">
        <w:rPr>
          <w:rFonts w:ascii="Arial" w:hAnsi="Arial" w:cs="Arial"/>
          <w:color w:val="00B050"/>
          <w:sz w:val="24"/>
          <w:szCs w:val="24"/>
          <w:shd w:val="clear" w:color="auto" w:fill="FFFFFF"/>
        </w:rPr>
        <w:t>non-co-authors</w:t>
      </w:r>
      <w:r w:rsidRPr="00630D40">
        <w:rPr>
          <w:rFonts w:ascii="Arial" w:hAnsi="Arial" w:cs="Arial"/>
          <w:color w:val="00B050"/>
          <w:sz w:val="24"/>
          <w:szCs w:val="24"/>
          <w:shd w:val="clear" w:color="auto" w:fill="FFFFFF"/>
        </w:rPr>
        <w:t xml:space="preserve"> added</w:t>
      </w:r>
      <w:r w:rsidR="00C53CEE">
        <w:rPr>
          <w:rFonts w:ascii="Arial" w:hAnsi="Arial" w:cs="Arial"/>
          <w:color w:val="00B050"/>
          <w:sz w:val="24"/>
          <w:szCs w:val="24"/>
          <w:shd w:val="clear" w:color="auto" w:fill="FFFFFF"/>
        </w:rPr>
        <w:t xml:space="preserve"> </w:t>
      </w:r>
      <w:r w:rsidR="00A85673">
        <w:rPr>
          <w:rFonts w:ascii="Arial" w:hAnsi="Arial" w:cs="Arial"/>
          <w:color w:val="00B050"/>
          <w:sz w:val="24"/>
          <w:szCs w:val="24"/>
          <w:shd w:val="clear" w:color="auto" w:fill="FFFFFF"/>
        </w:rPr>
        <w:t>(“…</w:t>
      </w:r>
      <w:r w:rsidR="008D3906" w:rsidRPr="008D3906">
        <w:rPr>
          <w:rFonts w:ascii="Arial" w:hAnsi="Arial" w:cs="Arial"/>
          <w:color w:val="00B050"/>
          <w:sz w:val="24"/>
          <w:szCs w:val="24"/>
          <w:shd w:val="clear" w:color="auto" w:fill="FFFFFF"/>
        </w:rPr>
        <w:t xml:space="preserve">was done collaboratively by </w:t>
      </w:r>
      <w:r w:rsidR="008D3906" w:rsidRPr="008D3906">
        <w:rPr>
          <w:rFonts w:ascii="Arial" w:hAnsi="Arial" w:cs="Arial"/>
          <w:color w:val="00B050"/>
          <w:sz w:val="24"/>
          <w:szCs w:val="24"/>
          <w:shd w:val="clear" w:color="auto" w:fill="FFFFFF"/>
        </w:rPr>
        <w:lastRenderedPageBreak/>
        <w:t>MLH, PS, CP, Sophie Vuleta (SV), James Wong (JW) and Shannon Eckhardt (SE).</w:t>
      </w:r>
      <w:r w:rsidR="00A85673">
        <w:rPr>
          <w:rFonts w:ascii="Arial" w:hAnsi="Arial" w:cs="Arial"/>
          <w:color w:val="00B050"/>
          <w:sz w:val="24"/>
          <w:szCs w:val="24"/>
          <w:shd w:val="clear" w:color="auto" w:fill="FFFFFF"/>
        </w:rPr>
        <w:t>”)</w:t>
      </w:r>
      <w:r w:rsidRPr="00630D40">
        <w:rPr>
          <w:rFonts w:ascii="Arial" w:hAnsi="Arial" w:cs="Arial"/>
          <w:color w:val="00B050"/>
          <w:sz w:val="24"/>
          <w:szCs w:val="24"/>
          <w:shd w:val="clear" w:color="auto" w:fill="FFFFFF"/>
        </w:rPr>
        <w:t>.</w:t>
      </w:r>
      <w:ins w:id="1115" w:author="Malgorzata Nakagawa-Lagisz" w:date="2024-07-10T11:14:00Z" w16du:dateUtc="2024-07-10T01:14:00Z">
        <w:r w:rsidR="00B12DD9">
          <w:rPr>
            <w:rFonts w:ascii="Arial" w:hAnsi="Arial" w:cs="Arial"/>
            <w:color w:val="00B050"/>
            <w:sz w:val="24"/>
            <w:szCs w:val="24"/>
            <w:shd w:val="clear" w:color="auto" w:fill="FFFFFF"/>
          </w:rPr>
          <w:t xml:space="preserve"> (</w:t>
        </w:r>
        <w:r w:rsidR="00B12DD9">
          <w:rPr>
            <w:rFonts w:ascii="Arial" w:hAnsi="Arial" w:cs="Arial"/>
            <w:color w:val="00B050"/>
            <w:sz w:val="24"/>
            <w:szCs w:val="24"/>
          </w:rPr>
          <w:t>New line number</w:t>
        </w:r>
      </w:ins>
      <w:ins w:id="1116" w:author="Man Lim Ho" w:date="2024-07-10T23:07:00Z" w16du:dateUtc="2024-07-10T13:07:00Z">
        <w:r w:rsidR="009E2784">
          <w:rPr>
            <w:rFonts w:ascii="Arial" w:hAnsi="Arial" w:cs="Arial"/>
            <w:color w:val="00B050"/>
            <w:sz w:val="24"/>
            <w:szCs w:val="24"/>
          </w:rPr>
          <w:t xml:space="preserve"> 658</w:t>
        </w:r>
      </w:ins>
      <w:ins w:id="1117" w:author="Malgorzata Nakagawa-Lagisz" w:date="2024-07-10T11:14:00Z" w16du:dateUtc="2024-07-10T01:14:00Z">
        <w:del w:id="1118" w:author="Man Lim Ho" w:date="2024-07-10T23:07:00Z" w16du:dateUtc="2024-07-10T13:07:00Z">
          <w:r w:rsidR="00B12DD9" w:rsidDel="009E2784">
            <w:rPr>
              <w:rFonts w:ascii="Arial" w:hAnsi="Arial" w:cs="Arial"/>
              <w:color w:val="00B050"/>
              <w:sz w:val="24"/>
              <w:szCs w:val="24"/>
            </w:rPr>
            <w:delText>s XXX</w:delText>
          </w:r>
        </w:del>
        <w:r w:rsidR="00B12DD9">
          <w:rPr>
            <w:rFonts w:ascii="Arial" w:hAnsi="Arial" w:cs="Arial"/>
            <w:color w:val="00B050"/>
            <w:sz w:val="24"/>
            <w:szCs w:val="24"/>
          </w:rPr>
          <w:t>)</w:t>
        </w:r>
      </w:ins>
    </w:p>
    <w:p w14:paraId="6B819E2B"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rPr>
        <w:br/>
      </w:r>
      <w:r w:rsidRPr="00072883">
        <w:rPr>
          <w:rFonts w:ascii="Arial" w:hAnsi="Arial" w:cs="Arial"/>
          <w:color w:val="000033"/>
          <w:sz w:val="24"/>
          <w:szCs w:val="24"/>
          <w:shd w:val="clear" w:color="auto" w:fill="FFFFFF"/>
        </w:rPr>
        <w:t>Figures</w:t>
      </w:r>
      <w:r w:rsidRPr="00072883">
        <w:rPr>
          <w:rFonts w:ascii="Arial" w:hAnsi="Arial" w:cs="Arial"/>
          <w:color w:val="000033"/>
          <w:sz w:val="24"/>
          <w:szCs w:val="24"/>
        </w:rPr>
        <w:br/>
      </w:r>
      <w:r w:rsidRPr="00072883">
        <w:rPr>
          <w:rFonts w:ascii="Arial" w:hAnsi="Arial" w:cs="Arial"/>
          <w:color w:val="000033"/>
          <w:sz w:val="24"/>
          <w:szCs w:val="24"/>
          <w:shd w:val="clear" w:color="auto" w:fill="FFFFFF"/>
        </w:rPr>
        <w:t>Figure 1: the flow diagram says 95 articles were excluded at full text screening but table S1 contains 98 articles.</w:t>
      </w:r>
    </w:p>
    <w:p w14:paraId="57D4C7F2" w14:textId="2B874ABA" w:rsidR="004E3C7A" w:rsidRPr="004E3C7A" w:rsidRDefault="004E3C7A" w:rsidP="0016179E">
      <w:pPr>
        <w:spacing w:before="240" w:line="480" w:lineRule="auto"/>
        <w:jc w:val="both"/>
        <w:rPr>
          <w:rFonts w:ascii="Arial" w:hAnsi="Arial" w:cs="Arial"/>
          <w:color w:val="00B050"/>
          <w:sz w:val="24"/>
          <w:szCs w:val="24"/>
          <w:shd w:val="clear" w:color="auto" w:fill="FFFFFF"/>
        </w:rPr>
      </w:pPr>
      <w:r w:rsidRPr="004E3C7A">
        <w:rPr>
          <w:rFonts w:ascii="Arial" w:hAnsi="Arial" w:cs="Arial"/>
          <w:color w:val="00B050"/>
          <w:sz w:val="24"/>
          <w:szCs w:val="24"/>
          <w:shd w:val="clear" w:color="auto" w:fill="FFFFFF"/>
        </w:rPr>
        <w:t xml:space="preserve">Author Response: We have fixed the numbers displayed on the figure, and we have added the reasons for excluding </w:t>
      </w:r>
      <w:ins w:id="1119" w:author="Malgorzata Nakagawa-Lagisz" w:date="2024-07-10T13:04:00Z" w16du:dateUtc="2024-07-10T03:04:00Z">
        <w:r w:rsidR="0097727A">
          <w:rPr>
            <w:rFonts w:ascii="Arial" w:hAnsi="Arial" w:cs="Arial"/>
            <w:color w:val="00B050"/>
            <w:sz w:val="24"/>
            <w:szCs w:val="24"/>
            <w:shd w:val="clear" w:color="auto" w:fill="FFFFFF"/>
          </w:rPr>
          <w:t xml:space="preserve">as </w:t>
        </w:r>
      </w:ins>
      <w:r w:rsidRPr="004E3C7A">
        <w:rPr>
          <w:rFonts w:ascii="Arial" w:hAnsi="Arial" w:cs="Arial"/>
          <w:color w:val="00B050"/>
          <w:sz w:val="24"/>
          <w:szCs w:val="24"/>
          <w:shd w:val="clear" w:color="auto" w:fill="FFFFFF"/>
        </w:rPr>
        <w:t>text.</w:t>
      </w:r>
    </w:p>
    <w:p w14:paraId="557BF675" w14:textId="77777777" w:rsidR="00956C88"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2a: The word cloud contains strange keywords like "</w:t>
      </w:r>
      <w:proofErr w:type="spellStart"/>
      <w:r w:rsidRPr="00072883">
        <w:rPr>
          <w:rFonts w:ascii="Arial" w:hAnsi="Arial" w:cs="Arial"/>
          <w:color w:val="000033"/>
          <w:sz w:val="24"/>
          <w:szCs w:val="24"/>
          <w:shd w:val="clear" w:color="auto" w:fill="FFFFFF"/>
        </w:rPr>
        <w:t>reefel</w:t>
      </w:r>
      <w:proofErr w:type="spellEnd"/>
      <w:r w:rsidRPr="00072883">
        <w:rPr>
          <w:rFonts w:ascii="Arial" w:hAnsi="Arial" w:cs="Arial"/>
          <w:color w:val="000033"/>
          <w:sz w:val="24"/>
          <w:szCs w:val="24"/>
          <w:shd w:val="clear" w:color="auto" w:fill="FFFFFF"/>
        </w:rPr>
        <w:t>" or "</w:t>
      </w:r>
      <w:proofErr w:type="spellStart"/>
      <w:r w:rsidRPr="00072883">
        <w:rPr>
          <w:rFonts w:ascii="Arial" w:hAnsi="Arial" w:cs="Arial"/>
          <w:color w:val="000033"/>
          <w:sz w:val="24"/>
          <w:szCs w:val="24"/>
          <w:shd w:val="clear" w:color="auto" w:fill="FFFFFF"/>
        </w:rPr>
        <w:t>changecoralcoral</w:t>
      </w:r>
      <w:proofErr w:type="spellEnd"/>
      <w:r w:rsidRPr="00072883">
        <w:rPr>
          <w:rFonts w:ascii="Arial" w:hAnsi="Arial" w:cs="Arial"/>
          <w:color w:val="000033"/>
          <w:sz w:val="24"/>
          <w:szCs w:val="24"/>
          <w:shd w:val="clear" w:color="auto" w:fill="FFFFFF"/>
        </w:rPr>
        <w:t xml:space="preserve">". I'm wondering how keywords were </w:t>
      </w:r>
      <w:proofErr w:type="gramStart"/>
      <w:r w:rsidRPr="00072883">
        <w:rPr>
          <w:rFonts w:ascii="Arial" w:hAnsi="Arial" w:cs="Arial"/>
          <w:color w:val="000033"/>
          <w:sz w:val="24"/>
          <w:szCs w:val="24"/>
          <w:shd w:val="clear" w:color="auto" w:fill="FFFFFF"/>
        </w:rPr>
        <w:t>attributed?</w:t>
      </w:r>
      <w:proofErr w:type="gramEnd"/>
    </w:p>
    <w:p w14:paraId="6B0DE480" w14:textId="31DACF0F" w:rsidR="00956C88" w:rsidRPr="00961B4C" w:rsidRDefault="00956C88" w:rsidP="0016179E">
      <w:pPr>
        <w:spacing w:before="240" w:line="480" w:lineRule="auto"/>
        <w:jc w:val="both"/>
        <w:rPr>
          <w:rFonts w:ascii="Arial" w:hAnsi="Arial" w:cs="Arial"/>
          <w:color w:val="00B050"/>
          <w:sz w:val="24"/>
          <w:szCs w:val="24"/>
          <w:shd w:val="clear" w:color="auto" w:fill="FFFFFF"/>
        </w:rPr>
      </w:pPr>
      <w:r w:rsidRPr="00961B4C">
        <w:rPr>
          <w:rFonts w:ascii="Arial" w:hAnsi="Arial" w:cs="Arial"/>
          <w:color w:val="00B050"/>
          <w:sz w:val="24"/>
          <w:szCs w:val="24"/>
          <w:shd w:val="clear" w:color="auto" w:fill="FFFFFF"/>
        </w:rPr>
        <w:t xml:space="preserve">Author Response: The keywords were extracted from </w:t>
      </w:r>
      <w:r w:rsidR="00E60100" w:rsidRPr="00961B4C">
        <w:rPr>
          <w:rFonts w:ascii="Arial" w:hAnsi="Arial" w:cs="Arial"/>
          <w:color w:val="00B050"/>
          <w:sz w:val="24"/>
          <w:szCs w:val="24"/>
          <w:shd w:val="clear" w:color="auto" w:fill="FFFFFF"/>
        </w:rPr>
        <w:t xml:space="preserve">.bib files, where the </w:t>
      </w:r>
      <w:r w:rsidR="00314078" w:rsidRPr="00961B4C">
        <w:rPr>
          <w:rFonts w:ascii="Arial" w:hAnsi="Arial" w:cs="Arial"/>
          <w:color w:val="00B050"/>
          <w:sz w:val="24"/>
          <w:szCs w:val="24"/>
          <w:shd w:val="clear" w:color="auto" w:fill="FFFFFF"/>
        </w:rPr>
        <w:t xml:space="preserve">keyword </w:t>
      </w:r>
      <w:r w:rsidR="00E60100" w:rsidRPr="00961B4C">
        <w:rPr>
          <w:rFonts w:ascii="Arial" w:hAnsi="Arial" w:cs="Arial"/>
          <w:color w:val="00B050"/>
          <w:sz w:val="24"/>
          <w:szCs w:val="24"/>
          <w:shd w:val="clear" w:color="auto" w:fill="FFFFFF"/>
        </w:rPr>
        <w:t>text</w:t>
      </w:r>
      <w:r w:rsidR="00314078" w:rsidRPr="00961B4C">
        <w:rPr>
          <w:rFonts w:ascii="Arial" w:hAnsi="Arial" w:cs="Arial"/>
          <w:color w:val="00B050"/>
          <w:sz w:val="24"/>
          <w:szCs w:val="24"/>
          <w:shd w:val="clear" w:color="auto" w:fill="FFFFFF"/>
        </w:rPr>
        <w:t>s</w:t>
      </w:r>
      <w:r w:rsidR="00E60100" w:rsidRPr="00961B4C">
        <w:rPr>
          <w:rFonts w:ascii="Arial" w:hAnsi="Arial" w:cs="Arial"/>
          <w:color w:val="00B050"/>
          <w:sz w:val="24"/>
          <w:szCs w:val="24"/>
          <w:shd w:val="clear" w:color="auto" w:fill="FFFFFF"/>
        </w:rPr>
        <w:t xml:space="preserve"> were directly retrieved from Scopus or Web of Science.</w:t>
      </w:r>
      <w:r w:rsidR="00314078" w:rsidRPr="00961B4C">
        <w:rPr>
          <w:rFonts w:ascii="Arial" w:hAnsi="Arial" w:cs="Arial"/>
          <w:color w:val="00B050"/>
          <w:sz w:val="24"/>
          <w:szCs w:val="24"/>
          <w:shd w:val="clear" w:color="auto" w:fill="FFFFFF"/>
        </w:rPr>
        <w:t xml:space="preserve"> They were then put into RStudio and the package </w:t>
      </w:r>
      <w:proofErr w:type="spellStart"/>
      <w:r w:rsidR="00314078" w:rsidRPr="00961B4C">
        <w:rPr>
          <w:rFonts w:ascii="Arial" w:hAnsi="Arial" w:cs="Arial"/>
          <w:color w:val="00B050"/>
          <w:sz w:val="24"/>
          <w:szCs w:val="24"/>
          <w:shd w:val="clear" w:color="auto" w:fill="FFFFFF"/>
        </w:rPr>
        <w:t>wordcloud</w:t>
      </w:r>
      <w:proofErr w:type="spellEnd"/>
      <w:r w:rsidR="00314078" w:rsidRPr="00961B4C">
        <w:rPr>
          <w:rFonts w:ascii="Arial" w:hAnsi="Arial" w:cs="Arial"/>
          <w:color w:val="00B050"/>
          <w:sz w:val="24"/>
          <w:szCs w:val="24"/>
          <w:shd w:val="clear" w:color="auto" w:fill="FFFFFF"/>
        </w:rPr>
        <w:t xml:space="preserve"> to create a word cloud figure.</w:t>
      </w:r>
      <w:r w:rsidR="00BD1814" w:rsidRPr="00961B4C">
        <w:rPr>
          <w:rFonts w:ascii="Arial" w:hAnsi="Arial" w:cs="Arial"/>
          <w:color w:val="00B050"/>
          <w:sz w:val="24"/>
          <w:szCs w:val="24"/>
          <w:shd w:val="clear" w:color="auto" w:fill="FFFFFF"/>
        </w:rPr>
        <w:t xml:space="preserve"> We </w:t>
      </w:r>
      <w:del w:id="1120" w:author="Malgorzata Nakagawa-Lagisz" w:date="2024-07-10T13:04:00Z" w16du:dateUtc="2024-07-10T03:04:00Z">
        <w:r w:rsidR="00BD1814" w:rsidRPr="00961B4C" w:rsidDel="0097727A">
          <w:rPr>
            <w:rFonts w:ascii="Arial" w:hAnsi="Arial" w:cs="Arial"/>
            <w:color w:val="00B050"/>
            <w:sz w:val="24"/>
            <w:szCs w:val="24"/>
            <w:shd w:val="clear" w:color="auto" w:fill="FFFFFF"/>
          </w:rPr>
          <w:delText xml:space="preserve">recognised </w:delText>
        </w:r>
      </w:del>
      <w:ins w:id="1121" w:author="Malgorzata Nakagawa-Lagisz" w:date="2024-07-10T13:04:00Z" w16du:dateUtc="2024-07-10T03:04:00Z">
        <w:r w:rsidR="0097727A">
          <w:rPr>
            <w:rFonts w:ascii="Arial" w:hAnsi="Arial" w:cs="Arial"/>
            <w:color w:val="00B050"/>
            <w:sz w:val="24"/>
            <w:szCs w:val="24"/>
            <w:shd w:val="clear" w:color="auto" w:fill="FFFFFF"/>
          </w:rPr>
          <w:t>found</w:t>
        </w:r>
        <w:r w:rsidR="0097727A" w:rsidRPr="00961B4C">
          <w:rPr>
            <w:rFonts w:ascii="Arial" w:hAnsi="Arial" w:cs="Arial"/>
            <w:color w:val="00B050"/>
            <w:sz w:val="24"/>
            <w:szCs w:val="24"/>
            <w:shd w:val="clear" w:color="auto" w:fill="FFFFFF"/>
          </w:rPr>
          <w:t xml:space="preserve"> </w:t>
        </w:r>
      </w:ins>
      <w:del w:id="1122" w:author="Malgorzata Nakagawa-Lagisz" w:date="2024-07-10T13:04:00Z" w16du:dateUtc="2024-07-10T03:04:00Z">
        <w:r w:rsidR="00BD1814" w:rsidRPr="00961B4C" w:rsidDel="0097727A">
          <w:rPr>
            <w:rFonts w:ascii="Arial" w:hAnsi="Arial" w:cs="Arial"/>
            <w:color w:val="00B050"/>
            <w:sz w:val="24"/>
            <w:szCs w:val="24"/>
            <w:shd w:val="clear" w:color="auto" w:fill="FFFFFF"/>
          </w:rPr>
          <w:delText xml:space="preserve">there was </w:delText>
        </w:r>
      </w:del>
      <w:r w:rsidR="00BD1814" w:rsidRPr="00961B4C">
        <w:rPr>
          <w:rFonts w:ascii="Arial" w:hAnsi="Arial" w:cs="Arial"/>
          <w:color w:val="00B050"/>
          <w:sz w:val="24"/>
          <w:szCs w:val="24"/>
          <w:shd w:val="clear" w:color="auto" w:fill="FFFFFF"/>
        </w:rPr>
        <w:t xml:space="preserve">a mistake during the extraction of the keywords, and therefore, we have </w:t>
      </w:r>
      <w:r w:rsidR="005822E1" w:rsidRPr="00961B4C">
        <w:rPr>
          <w:rFonts w:ascii="Arial" w:hAnsi="Arial" w:cs="Arial"/>
          <w:color w:val="00B050"/>
          <w:sz w:val="24"/>
          <w:szCs w:val="24"/>
          <w:shd w:val="clear" w:color="auto" w:fill="FFFFFF"/>
        </w:rPr>
        <w:t>made a new figure for this part</w:t>
      </w:r>
      <w:r w:rsidR="00961B4C" w:rsidRPr="00961B4C">
        <w:rPr>
          <w:rFonts w:ascii="Arial" w:hAnsi="Arial" w:cs="Arial"/>
          <w:color w:val="00B050"/>
          <w:sz w:val="24"/>
          <w:szCs w:val="24"/>
          <w:shd w:val="clear" w:color="auto" w:fill="FFFFFF"/>
        </w:rPr>
        <w:t xml:space="preserve"> based on the keywords that have appeared at least 10 times from all the literature collected</w:t>
      </w:r>
      <w:r w:rsidR="005822E1" w:rsidRPr="00961B4C">
        <w:rPr>
          <w:rFonts w:ascii="Arial" w:hAnsi="Arial" w:cs="Arial"/>
          <w:color w:val="00B050"/>
          <w:sz w:val="24"/>
          <w:szCs w:val="24"/>
          <w:shd w:val="clear" w:color="auto" w:fill="FFFFFF"/>
        </w:rPr>
        <w:t>.</w:t>
      </w:r>
    </w:p>
    <w:p w14:paraId="58FCB02C" w14:textId="0F040374"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3: what are the grey ecoregions?</w:t>
      </w:r>
    </w:p>
    <w:p w14:paraId="27B5673C" w14:textId="134488DC" w:rsidR="009A4824" w:rsidRPr="00485FDC" w:rsidRDefault="009A4824" w:rsidP="0016179E">
      <w:pPr>
        <w:spacing w:before="240" w:line="480" w:lineRule="auto"/>
        <w:jc w:val="both"/>
        <w:rPr>
          <w:rFonts w:ascii="Arial" w:hAnsi="Arial" w:cs="Arial"/>
          <w:color w:val="00B050"/>
          <w:sz w:val="24"/>
          <w:szCs w:val="24"/>
          <w:shd w:val="clear" w:color="auto" w:fill="FFFFFF"/>
        </w:rPr>
      </w:pPr>
      <w:r w:rsidRPr="00485FDC">
        <w:rPr>
          <w:rFonts w:ascii="Arial" w:hAnsi="Arial" w:cs="Arial"/>
          <w:color w:val="00B050"/>
          <w:sz w:val="24"/>
          <w:szCs w:val="24"/>
          <w:shd w:val="clear" w:color="auto" w:fill="FFFFFF"/>
        </w:rPr>
        <w:t xml:space="preserve">Author Response: The grey ecoregion is </w:t>
      </w:r>
      <w:r w:rsidR="008034A8" w:rsidRPr="00485FDC">
        <w:rPr>
          <w:rFonts w:ascii="Arial" w:hAnsi="Arial" w:cs="Arial"/>
          <w:color w:val="00B050"/>
          <w:sz w:val="24"/>
          <w:szCs w:val="24"/>
          <w:shd w:val="clear" w:color="auto" w:fill="FFFFFF"/>
        </w:rPr>
        <w:t xml:space="preserve">Easter Island, where both tropical and subtropical ecoregions can be found on the regions </w:t>
      </w:r>
      <w:ins w:id="1123" w:author="Malgorzata Nakagawa-Lagisz" w:date="2024-07-10T13:05:00Z" w16du:dateUtc="2024-07-10T03:05:00Z">
        <w:r w:rsidR="0097727A">
          <w:rPr>
            <w:rFonts w:ascii="Arial" w:hAnsi="Arial" w:cs="Arial"/>
            <w:color w:val="00B050"/>
            <w:sz w:val="24"/>
            <w:szCs w:val="24"/>
            <w:shd w:val="clear" w:color="auto" w:fill="FFFFFF"/>
          </w:rPr>
          <w:t xml:space="preserve">– </w:t>
        </w:r>
      </w:ins>
      <w:del w:id="1124" w:author="Malgorzata Nakagawa-Lagisz" w:date="2024-07-10T13:05:00Z" w16du:dateUtc="2024-07-10T03:05:00Z">
        <w:r w:rsidR="008034A8" w:rsidRPr="00485FDC" w:rsidDel="0097727A">
          <w:rPr>
            <w:rFonts w:ascii="Arial" w:hAnsi="Arial" w:cs="Arial"/>
            <w:color w:val="00B050"/>
            <w:sz w:val="24"/>
            <w:szCs w:val="24"/>
            <w:shd w:val="clear" w:color="auto" w:fill="FFFFFF"/>
          </w:rPr>
          <w:delText xml:space="preserve">based </w:delText>
        </w:r>
      </w:del>
      <w:ins w:id="1125" w:author="Malgorzata Nakagawa-Lagisz" w:date="2024-07-10T13:05:00Z" w16du:dateUtc="2024-07-10T03:05:00Z">
        <w:r w:rsidR="0097727A">
          <w:rPr>
            <w:rFonts w:ascii="Arial" w:hAnsi="Arial" w:cs="Arial"/>
            <w:color w:val="00B050"/>
            <w:sz w:val="24"/>
            <w:szCs w:val="24"/>
            <w:shd w:val="clear" w:color="auto" w:fill="FFFFFF"/>
          </w:rPr>
          <w:t>according</w:t>
        </w:r>
        <w:r w:rsidR="0097727A" w:rsidRPr="00485FDC">
          <w:rPr>
            <w:rFonts w:ascii="Arial" w:hAnsi="Arial" w:cs="Arial"/>
            <w:color w:val="00B050"/>
            <w:sz w:val="24"/>
            <w:szCs w:val="24"/>
            <w:shd w:val="clear" w:color="auto" w:fill="FFFFFF"/>
          </w:rPr>
          <w:t xml:space="preserve"> </w:t>
        </w:r>
      </w:ins>
      <w:del w:id="1126" w:author="Malgorzata Nakagawa-Lagisz" w:date="2024-07-10T13:05:00Z" w16du:dateUtc="2024-07-10T03:05:00Z">
        <w:r w:rsidR="008034A8" w:rsidRPr="00485FDC" w:rsidDel="0097727A">
          <w:rPr>
            <w:rFonts w:ascii="Arial" w:hAnsi="Arial" w:cs="Arial"/>
            <w:color w:val="00B050"/>
            <w:sz w:val="24"/>
            <w:szCs w:val="24"/>
            <w:shd w:val="clear" w:color="auto" w:fill="FFFFFF"/>
          </w:rPr>
          <w:delText xml:space="preserve">on </w:delText>
        </w:r>
      </w:del>
      <w:ins w:id="1127" w:author="Malgorzata Nakagawa-Lagisz" w:date="2024-07-10T13:05:00Z" w16du:dateUtc="2024-07-10T03:05:00Z">
        <w:r w:rsidR="0097727A">
          <w:rPr>
            <w:rFonts w:ascii="Arial" w:hAnsi="Arial" w:cs="Arial"/>
            <w:color w:val="00B050"/>
            <w:sz w:val="24"/>
            <w:szCs w:val="24"/>
            <w:shd w:val="clear" w:color="auto" w:fill="FFFFFF"/>
          </w:rPr>
          <w:t>to</w:t>
        </w:r>
        <w:r w:rsidR="0097727A" w:rsidRPr="00485FDC">
          <w:rPr>
            <w:rFonts w:ascii="Arial" w:hAnsi="Arial" w:cs="Arial"/>
            <w:color w:val="00B050"/>
            <w:sz w:val="24"/>
            <w:szCs w:val="24"/>
            <w:shd w:val="clear" w:color="auto" w:fill="FFFFFF"/>
          </w:rPr>
          <w:t xml:space="preserve"> </w:t>
        </w:r>
      </w:ins>
      <w:del w:id="1128" w:author="Man Lim Ho" w:date="2024-07-10T23:08:00Z" w16du:dateUtc="2024-07-10T13:08:00Z">
        <w:r w:rsidR="008034A8" w:rsidRPr="00485FDC" w:rsidDel="00047AE3">
          <w:rPr>
            <w:rFonts w:ascii="Arial" w:hAnsi="Arial" w:cs="Arial"/>
            <w:color w:val="00B050"/>
            <w:sz w:val="24"/>
            <w:szCs w:val="24"/>
            <w:shd w:val="clear" w:color="auto" w:fill="FFFFFF"/>
          </w:rPr>
          <w:delText xml:space="preserve">Spalding et al. </w:delText>
        </w:r>
        <w:r w:rsidR="00485FDC" w:rsidRPr="00485FDC" w:rsidDel="00047AE3">
          <w:rPr>
            <w:rFonts w:ascii="Arial" w:hAnsi="Arial" w:cs="Arial"/>
            <w:color w:val="00B050"/>
            <w:sz w:val="24"/>
            <w:szCs w:val="24"/>
            <w:shd w:val="clear" w:color="auto" w:fill="FFFFFF"/>
          </w:rPr>
          <w:delText>(2007)</w:delText>
        </w:r>
      </w:del>
      <w:ins w:id="1129" w:author="Man Lim Ho" w:date="2024-07-10T23:08:00Z" w16du:dateUtc="2024-07-10T13:08:00Z">
        <w:r w:rsidR="00047AE3">
          <w:rPr>
            <w:rFonts w:ascii="Arial" w:hAnsi="Arial" w:cs="Arial"/>
            <w:color w:val="00B050"/>
            <w:sz w:val="24"/>
            <w:szCs w:val="24"/>
            <w:shd w:val="clear" w:color="auto" w:fill="FFFFFF"/>
          </w:rPr>
          <w:t>Beger et al. (2013) and Spalding et al. (2007)</w:t>
        </w:r>
      </w:ins>
      <w:r w:rsidR="00485FDC" w:rsidRPr="00485FDC">
        <w:rPr>
          <w:rFonts w:ascii="Arial" w:hAnsi="Arial" w:cs="Arial"/>
          <w:color w:val="00B050"/>
          <w:sz w:val="24"/>
          <w:szCs w:val="24"/>
          <w:shd w:val="clear" w:color="auto" w:fill="FFFFFF"/>
        </w:rPr>
        <w:t xml:space="preserve"> definition of Marine Ecoregions of the World. We have added a sentence in the figure “The grey area between 20°S and 40°S to the left side of the figure is the Easter Island, where both </w:t>
      </w:r>
      <w:r w:rsidR="00485FDC" w:rsidRPr="00485FDC">
        <w:rPr>
          <w:rFonts w:ascii="Arial" w:hAnsi="Arial" w:cs="Arial"/>
          <w:color w:val="00B050"/>
          <w:sz w:val="24"/>
          <w:szCs w:val="24"/>
          <w:shd w:val="clear" w:color="auto" w:fill="FFFFFF"/>
        </w:rPr>
        <w:lastRenderedPageBreak/>
        <w:t xml:space="preserve">tropical and subtropical ecoregions can be found </w:t>
      </w:r>
      <w:ins w:id="1130" w:author="Man Lim Ho" w:date="2024-07-10T23:09:00Z" w16du:dateUtc="2024-07-10T13:09:00Z">
        <w:r w:rsidR="00705A00">
          <w:rPr>
            <w:rFonts w:ascii="Arial" w:hAnsi="Arial" w:cs="Arial"/>
            <w:color w:val="00B050"/>
            <w:sz w:val="24"/>
            <w:szCs w:val="24"/>
            <w:shd w:val="clear" w:color="auto" w:fill="FFFFFF"/>
          </w:rPr>
          <w:t>(20, 29)</w:t>
        </w:r>
      </w:ins>
      <w:del w:id="1131" w:author="Man Lim Ho" w:date="2024-07-10T23:09:00Z" w16du:dateUtc="2024-07-10T13:09:00Z">
        <w:r w:rsidR="00485FDC" w:rsidRPr="00485FDC" w:rsidDel="00705A00">
          <w:rPr>
            <w:rFonts w:ascii="Arial" w:hAnsi="Arial" w:cs="Arial"/>
            <w:color w:val="00B050"/>
            <w:sz w:val="24"/>
            <w:szCs w:val="24"/>
            <w:shd w:val="clear" w:color="auto" w:fill="FFFFFF"/>
          </w:rPr>
          <w:delText>[23]</w:delText>
        </w:r>
      </w:del>
      <w:r w:rsidR="00485FDC" w:rsidRPr="00485FDC">
        <w:rPr>
          <w:rFonts w:ascii="Arial" w:hAnsi="Arial" w:cs="Arial"/>
          <w:color w:val="00B050"/>
          <w:sz w:val="24"/>
          <w:szCs w:val="24"/>
          <w:shd w:val="clear" w:color="auto" w:fill="FFFFFF"/>
        </w:rPr>
        <w:t xml:space="preserve">.” </w:t>
      </w:r>
      <w:del w:id="1132" w:author="Malgorzata Nakagawa-Lagisz" w:date="2024-07-10T13:05:00Z" w16du:dateUtc="2024-07-10T03:05:00Z">
        <w:r w:rsidR="00485FDC" w:rsidRPr="00485FDC" w:rsidDel="0097727A">
          <w:rPr>
            <w:rFonts w:ascii="Arial" w:hAnsi="Arial" w:cs="Arial"/>
            <w:color w:val="00B050"/>
            <w:sz w:val="24"/>
            <w:szCs w:val="24"/>
            <w:shd w:val="clear" w:color="auto" w:fill="FFFFFF"/>
          </w:rPr>
          <w:delText>To describe the grey ecoregion.</w:delText>
        </w:r>
      </w:del>
    </w:p>
    <w:p w14:paraId="6824E3B2"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5: what is the meaning of the size of the point? Please legend in all figures where necessary.</w:t>
      </w:r>
    </w:p>
    <w:p w14:paraId="376479B1" w14:textId="46894F0C" w:rsidR="00681863" w:rsidRDefault="00E226E5" w:rsidP="0016179E">
      <w:pPr>
        <w:spacing w:before="240" w:line="480" w:lineRule="auto"/>
        <w:jc w:val="both"/>
        <w:rPr>
          <w:ins w:id="1133" w:author="Malgorzata Nakagawa-Lagisz" w:date="2024-07-10T13:05:00Z" w16du:dateUtc="2024-07-10T03:05:00Z"/>
          <w:rFonts w:ascii="Arial" w:hAnsi="Arial" w:cs="Arial"/>
          <w:color w:val="00B050"/>
          <w:sz w:val="24"/>
          <w:szCs w:val="24"/>
          <w:shd w:val="clear" w:color="auto" w:fill="FFFFFF"/>
        </w:rPr>
      </w:pPr>
      <w:r w:rsidRPr="00E226E5">
        <w:rPr>
          <w:rFonts w:ascii="Arial" w:hAnsi="Arial" w:cs="Arial"/>
          <w:color w:val="00B050"/>
          <w:sz w:val="24"/>
          <w:szCs w:val="24"/>
          <w:shd w:val="clear" w:color="auto" w:fill="FFFFFF"/>
        </w:rPr>
        <w:t xml:space="preserve">Author Response: We have added </w:t>
      </w:r>
      <w:ins w:id="1134" w:author="Malgorzata Nakagawa-Lagisz" w:date="2024-07-10T13:05:00Z" w16du:dateUtc="2024-07-10T03:05:00Z">
        <w:r w:rsidR="0097727A">
          <w:rPr>
            <w:rFonts w:ascii="Arial" w:hAnsi="Arial" w:cs="Arial"/>
            <w:color w:val="00B050"/>
            <w:sz w:val="24"/>
            <w:szCs w:val="24"/>
            <w:shd w:val="clear" w:color="auto" w:fill="FFFFFF"/>
          </w:rPr>
          <w:t xml:space="preserve">to </w:t>
        </w:r>
      </w:ins>
      <w:r w:rsidRPr="00E226E5">
        <w:rPr>
          <w:rFonts w:ascii="Arial" w:hAnsi="Arial" w:cs="Arial"/>
          <w:color w:val="00B050"/>
          <w:sz w:val="24"/>
          <w:szCs w:val="24"/>
          <w:shd w:val="clear" w:color="auto" w:fill="FFFFFF"/>
        </w:rPr>
        <w:t xml:space="preserve">a legend to the revised </w:t>
      </w:r>
      <w:commentRangeStart w:id="1135"/>
      <w:commentRangeStart w:id="1136"/>
      <w:r w:rsidRPr="00E226E5">
        <w:rPr>
          <w:rFonts w:ascii="Arial" w:hAnsi="Arial" w:cs="Arial"/>
          <w:color w:val="00B050"/>
          <w:sz w:val="24"/>
          <w:szCs w:val="24"/>
          <w:shd w:val="clear" w:color="auto" w:fill="FFFFFF"/>
        </w:rPr>
        <w:t>Figure</w:t>
      </w:r>
      <w:commentRangeEnd w:id="1135"/>
      <w:r w:rsidR="0097727A">
        <w:rPr>
          <w:rStyle w:val="CommentReference"/>
        </w:rPr>
        <w:commentReference w:id="1135"/>
      </w:r>
      <w:commentRangeEnd w:id="1136"/>
      <w:r w:rsidR="00C24F3D">
        <w:rPr>
          <w:rStyle w:val="CommentReference"/>
        </w:rPr>
        <w:commentReference w:id="1136"/>
      </w:r>
      <w:ins w:id="1137" w:author="Malgorzata Nakagawa-Lagisz" w:date="2024-07-10T13:05:00Z" w16du:dateUtc="2024-07-10T03:05:00Z">
        <w:r w:rsidR="0097727A">
          <w:rPr>
            <w:rFonts w:ascii="Arial" w:hAnsi="Arial" w:cs="Arial"/>
            <w:color w:val="00B050"/>
            <w:sz w:val="24"/>
            <w:szCs w:val="24"/>
            <w:shd w:val="clear" w:color="auto" w:fill="FFFFFF"/>
          </w:rPr>
          <w:t>:</w:t>
        </w:r>
      </w:ins>
      <w:del w:id="1138" w:author="Malgorzata Nakagawa-Lagisz" w:date="2024-07-10T13:05:00Z" w16du:dateUtc="2024-07-10T03:05:00Z">
        <w:r w:rsidRPr="00E226E5" w:rsidDel="0097727A">
          <w:rPr>
            <w:rFonts w:ascii="Arial" w:hAnsi="Arial" w:cs="Arial"/>
            <w:color w:val="00B050"/>
            <w:sz w:val="24"/>
            <w:szCs w:val="24"/>
            <w:shd w:val="clear" w:color="auto" w:fill="FFFFFF"/>
          </w:rPr>
          <w:delText>.</w:delText>
        </w:r>
      </w:del>
    </w:p>
    <w:p w14:paraId="5D675BB2" w14:textId="4E7580E0" w:rsidR="0097727A" w:rsidRPr="00E226E5" w:rsidRDefault="00C24F3D" w:rsidP="0016179E">
      <w:pPr>
        <w:spacing w:before="240" w:line="480" w:lineRule="auto"/>
        <w:jc w:val="both"/>
        <w:rPr>
          <w:rFonts w:ascii="Arial" w:hAnsi="Arial" w:cs="Arial"/>
          <w:color w:val="00B050"/>
          <w:sz w:val="24"/>
          <w:szCs w:val="24"/>
          <w:shd w:val="clear" w:color="auto" w:fill="FFFFFF"/>
        </w:rPr>
      </w:pPr>
      <w:ins w:id="1139" w:author="Man Lim Ho" w:date="2024-07-10T19:39:00Z" w16du:dateUtc="2024-07-10T09:39:00Z">
        <w:r>
          <w:rPr>
            <w:rFonts w:ascii="Arial" w:hAnsi="Arial" w:cs="Arial"/>
            <w:color w:val="00B050"/>
            <w:sz w:val="24"/>
            <w:szCs w:val="24"/>
          </w:rPr>
          <w:t xml:space="preserve">New </w:t>
        </w:r>
      </w:ins>
      <w:ins w:id="1140" w:author="Malgorzata Nakagawa-Lagisz" w:date="2024-07-10T13:05:00Z" w16du:dateUtc="2024-07-10T03:05:00Z">
        <w:del w:id="1141" w:author="Man Lim Ho" w:date="2024-07-10T19:39:00Z" w16du:dateUtc="2024-07-10T09:39:00Z">
          <w:r w:rsidR="0097727A" w:rsidDel="00C24F3D">
            <w:rPr>
              <w:rFonts w:ascii="Arial" w:hAnsi="Arial" w:cs="Arial"/>
              <w:color w:val="00B050"/>
              <w:sz w:val="24"/>
              <w:szCs w:val="24"/>
            </w:rPr>
            <w:delText>New line numbers XXX: “”</w:delText>
          </w:r>
        </w:del>
      </w:ins>
      <w:ins w:id="1142" w:author="Man Lim Ho" w:date="2024-07-10T19:39:00Z" w16du:dateUtc="2024-07-10T09:39:00Z">
        <w:r>
          <w:rPr>
            <w:rFonts w:ascii="Arial" w:hAnsi="Arial" w:cs="Arial"/>
            <w:color w:val="00B050"/>
            <w:sz w:val="24"/>
            <w:szCs w:val="24"/>
          </w:rPr>
          <w:t>Figure 6, 7, and 8</w:t>
        </w:r>
      </w:ins>
    </w:p>
    <w:p w14:paraId="0A3AA481" w14:textId="77777777" w:rsidR="00681863"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7a: what mean the size and colour of the circles? To be able to better interpret the results, a map and/or table is needed to identify which ecoregions belong to which provinces.</w:t>
      </w:r>
    </w:p>
    <w:p w14:paraId="2774BB0B" w14:textId="3FEFA0E4" w:rsidR="00681863" w:rsidRDefault="007D4C19" w:rsidP="0016179E">
      <w:pPr>
        <w:spacing w:before="240" w:line="480" w:lineRule="auto"/>
        <w:jc w:val="both"/>
        <w:rPr>
          <w:ins w:id="1143" w:author="Malgorzata Nakagawa-Lagisz" w:date="2024-07-10T13:06:00Z" w16du:dateUtc="2024-07-10T03:06:00Z"/>
          <w:rFonts w:ascii="Arial" w:hAnsi="Arial" w:cs="Arial"/>
          <w:color w:val="00B050"/>
          <w:sz w:val="24"/>
          <w:szCs w:val="24"/>
          <w:shd w:val="clear" w:color="auto" w:fill="FFFFFF"/>
        </w:rPr>
      </w:pPr>
      <w:r w:rsidRPr="00875A72">
        <w:rPr>
          <w:rFonts w:ascii="Arial" w:hAnsi="Arial" w:cs="Arial"/>
          <w:color w:val="00B050"/>
          <w:sz w:val="24"/>
          <w:szCs w:val="24"/>
          <w:shd w:val="clear" w:color="auto" w:fill="FFFFFF"/>
        </w:rPr>
        <w:t>Author response:</w:t>
      </w:r>
      <w:del w:id="1144" w:author="Malgorzata Nakagawa-Lagisz" w:date="2024-07-10T13:06:00Z" w16du:dateUtc="2024-07-10T03:06:00Z">
        <w:r w:rsidRPr="00875A72" w:rsidDel="0097727A">
          <w:rPr>
            <w:rFonts w:ascii="Arial" w:hAnsi="Arial" w:cs="Arial"/>
            <w:color w:val="00B050"/>
            <w:sz w:val="24"/>
            <w:szCs w:val="24"/>
            <w:shd w:val="clear" w:color="auto" w:fill="FFFFFF"/>
          </w:rPr>
          <w:delText xml:space="preserve"> </w:delText>
        </w:r>
        <w:r w:rsidR="00875A72" w:rsidRPr="00875A72" w:rsidDel="0097727A">
          <w:rPr>
            <w:rFonts w:ascii="Arial" w:hAnsi="Arial" w:cs="Arial"/>
            <w:color w:val="00B050"/>
            <w:sz w:val="24"/>
            <w:szCs w:val="24"/>
            <w:shd w:val="clear" w:color="auto" w:fill="FFFFFF"/>
          </w:rPr>
          <w:delText>Apologise for the unclear figures,</w:delText>
        </w:r>
      </w:del>
      <w:r w:rsidR="00875A72" w:rsidRPr="00875A72">
        <w:rPr>
          <w:rFonts w:ascii="Arial" w:hAnsi="Arial" w:cs="Arial"/>
          <w:color w:val="00B050"/>
          <w:sz w:val="24"/>
          <w:szCs w:val="24"/>
          <w:shd w:val="clear" w:color="auto" w:fill="FFFFFF"/>
        </w:rPr>
        <w:t xml:space="preserve"> </w:t>
      </w:r>
      <w:ins w:id="1145" w:author="Malgorzata Nakagawa-Lagisz" w:date="2024-07-10T13:06:00Z" w16du:dateUtc="2024-07-10T03:06:00Z">
        <w:r w:rsidR="0097727A">
          <w:rPr>
            <w:rFonts w:ascii="Arial" w:hAnsi="Arial" w:cs="Arial"/>
            <w:color w:val="00B050"/>
            <w:sz w:val="24"/>
            <w:szCs w:val="24"/>
            <w:shd w:val="clear" w:color="auto" w:fill="FFFFFF"/>
          </w:rPr>
          <w:t>W</w:t>
        </w:r>
      </w:ins>
      <w:del w:id="1146" w:author="Malgorzata Nakagawa-Lagisz" w:date="2024-07-10T13:06:00Z" w16du:dateUtc="2024-07-10T03:06:00Z">
        <w:r w:rsidR="00875A72" w:rsidRPr="00875A72" w:rsidDel="0097727A">
          <w:rPr>
            <w:rFonts w:ascii="Arial" w:hAnsi="Arial" w:cs="Arial"/>
            <w:color w:val="00B050"/>
            <w:sz w:val="24"/>
            <w:szCs w:val="24"/>
            <w:shd w:val="clear" w:color="auto" w:fill="FFFFFF"/>
          </w:rPr>
          <w:delText>w</w:delText>
        </w:r>
      </w:del>
      <w:r w:rsidR="00875A72" w:rsidRPr="00875A72">
        <w:rPr>
          <w:rFonts w:ascii="Arial" w:hAnsi="Arial" w:cs="Arial"/>
          <w:color w:val="00B050"/>
          <w:sz w:val="24"/>
          <w:szCs w:val="24"/>
          <w:shd w:val="clear" w:color="auto" w:fill="FFFFFF"/>
        </w:rPr>
        <w:t xml:space="preserve">e </w:t>
      </w:r>
      <w:proofErr w:type="gramStart"/>
      <w:r w:rsidR="00875A72" w:rsidRPr="00875A72">
        <w:rPr>
          <w:rFonts w:ascii="Arial" w:hAnsi="Arial" w:cs="Arial"/>
          <w:color w:val="00B050"/>
          <w:sz w:val="24"/>
          <w:szCs w:val="24"/>
          <w:shd w:val="clear" w:color="auto" w:fill="FFFFFF"/>
        </w:rPr>
        <w:t>have</w:t>
      </w:r>
      <w:proofErr w:type="gramEnd"/>
      <w:r w:rsidR="00875A72" w:rsidRPr="00875A72">
        <w:rPr>
          <w:rFonts w:ascii="Arial" w:hAnsi="Arial" w:cs="Arial"/>
          <w:color w:val="00B050"/>
          <w:sz w:val="24"/>
          <w:szCs w:val="24"/>
          <w:shd w:val="clear" w:color="auto" w:fill="FFFFFF"/>
        </w:rPr>
        <w:t xml:space="preserve"> added a legend to the revised figure</w:t>
      </w:r>
      <w:ins w:id="1147" w:author="Malgorzata Nakagawa-Lagisz" w:date="2024-07-10T13:06:00Z" w16du:dateUtc="2024-07-10T03:06:00Z">
        <w:r w:rsidR="0097727A">
          <w:rPr>
            <w:rFonts w:ascii="Arial" w:hAnsi="Arial" w:cs="Arial"/>
            <w:color w:val="00B050"/>
            <w:sz w:val="24"/>
            <w:szCs w:val="24"/>
            <w:shd w:val="clear" w:color="auto" w:fill="FFFFFF"/>
          </w:rPr>
          <w:t xml:space="preserve"> explaining the circles</w:t>
        </w:r>
      </w:ins>
      <w:r w:rsidR="00875A72" w:rsidRPr="00875A72">
        <w:rPr>
          <w:rFonts w:ascii="Arial" w:hAnsi="Arial" w:cs="Arial"/>
          <w:color w:val="00B050"/>
          <w:sz w:val="24"/>
          <w:szCs w:val="24"/>
          <w:shd w:val="clear" w:color="auto" w:fill="FFFFFF"/>
        </w:rPr>
        <w:t>. Additionally, w</w:t>
      </w:r>
      <w:r w:rsidRPr="00875A72">
        <w:rPr>
          <w:rFonts w:ascii="Arial" w:hAnsi="Arial" w:cs="Arial"/>
          <w:color w:val="00B050"/>
          <w:sz w:val="24"/>
          <w:szCs w:val="24"/>
          <w:shd w:val="clear" w:color="auto" w:fill="FFFFFF"/>
        </w:rPr>
        <w:t>e have reattached the Supplementary Table S1, which describes the ecoregions and provinces.</w:t>
      </w:r>
    </w:p>
    <w:p w14:paraId="47D51D62" w14:textId="4C8DF307" w:rsidR="0097727A" w:rsidRPr="00875A72" w:rsidRDefault="0097727A" w:rsidP="0016179E">
      <w:pPr>
        <w:spacing w:before="240" w:line="480" w:lineRule="auto"/>
        <w:jc w:val="both"/>
        <w:rPr>
          <w:rFonts w:ascii="Arial" w:hAnsi="Arial" w:cs="Arial"/>
          <w:color w:val="00B050"/>
          <w:sz w:val="24"/>
          <w:szCs w:val="24"/>
          <w:shd w:val="clear" w:color="auto" w:fill="FFFFFF"/>
        </w:rPr>
      </w:pPr>
      <w:ins w:id="1148" w:author="Malgorzata Nakagawa-Lagisz" w:date="2024-07-10T13:06:00Z" w16du:dateUtc="2024-07-10T03:06:00Z">
        <w:del w:id="1149" w:author="Man Lim Ho" w:date="2024-07-10T19:40:00Z" w16du:dateUtc="2024-07-10T09:40:00Z">
          <w:r w:rsidDel="008C03D5">
            <w:rPr>
              <w:rFonts w:ascii="Arial" w:hAnsi="Arial" w:cs="Arial"/>
              <w:color w:val="00B050"/>
              <w:sz w:val="24"/>
              <w:szCs w:val="24"/>
            </w:rPr>
            <w:delText>New line numbers XXX: “”</w:delText>
          </w:r>
        </w:del>
      </w:ins>
      <w:ins w:id="1150" w:author="Man Lim Ho" w:date="2024-07-10T19:40:00Z" w16du:dateUtc="2024-07-10T09:40:00Z">
        <w:r w:rsidR="008C03D5">
          <w:rPr>
            <w:rFonts w:ascii="Arial" w:hAnsi="Arial" w:cs="Arial"/>
            <w:color w:val="00B050"/>
            <w:sz w:val="24"/>
            <w:szCs w:val="24"/>
          </w:rPr>
          <w:t>New Figure 8</w:t>
        </w:r>
      </w:ins>
    </w:p>
    <w:p w14:paraId="706D44E9" w14:textId="44386B8A" w:rsidR="00611B71" w:rsidRPr="00681863" w:rsidRDefault="00072883" w:rsidP="0016179E">
      <w:pPr>
        <w:spacing w:before="240" w:line="480" w:lineRule="auto"/>
        <w:jc w:val="both"/>
        <w:rPr>
          <w:rFonts w:ascii="Arial" w:hAnsi="Arial" w:cs="Arial"/>
          <w:color w:val="E97132" w:themeColor="accent2"/>
          <w:sz w:val="24"/>
          <w:szCs w:val="24"/>
          <w:shd w:val="clear" w:color="auto" w:fill="FFFFFF"/>
        </w:rPr>
      </w:pPr>
      <w:r w:rsidRPr="00072883">
        <w:rPr>
          <w:rFonts w:ascii="Arial" w:hAnsi="Arial" w:cs="Arial"/>
          <w:color w:val="000033"/>
          <w:sz w:val="24"/>
          <w:szCs w:val="24"/>
          <w:shd w:val="clear" w:color="auto" w:fill="FFFFFF"/>
        </w:rPr>
        <w:t>Figure 9. "</w:t>
      </w:r>
      <w:proofErr w:type="gramStart"/>
      <w:r w:rsidRPr="00072883">
        <w:rPr>
          <w:rFonts w:ascii="Arial" w:hAnsi="Arial" w:cs="Arial"/>
          <w:color w:val="000033"/>
          <w:sz w:val="24"/>
          <w:szCs w:val="24"/>
          <w:shd w:val="clear" w:color="auto" w:fill="FFFFFF"/>
        </w:rPr>
        <w:t>created</w:t>
      </w:r>
      <w:proofErr w:type="gramEnd"/>
      <w:r w:rsidRPr="00072883">
        <w:rPr>
          <w:rFonts w:ascii="Arial" w:hAnsi="Arial" w:cs="Arial"/>
          <w:color w:val="000033"/>
          <w:sz w:val="24"/>
          <w:szCs w:val="24"/>
          <w:shd w:val="clear" w:color="auto" w:fill="FFFFFF"/>
        </w:rPr>
        <w:t xml:space="preserve"> using R package ggplot2" is repeated 3 times. Say it one time for all figures.</w:t>
      </w:r>
    </w:p>
    <w:p w14:paraId="4FA4FFF3" w14:textId="7538F3E6" w:rsidR="0070635D" w:rsidRPr="004722A1" w:rsidRDefault="0070635D" w:rsidP="0016179E">
      <w:pPr>
        <w:spacing w:before="240" w:line="480" w:lineRule="auto"/>
        <w:jc w:val="both"/>
        <w:rPr>
          <w:rFonts w:ascii="Arial" w:hAnsi="Arial" w:cs="Arial"/>
          <w:color w:val="00B050"/>
          <w:sz w:val="24"/>
          <w:szCs w:val="24"/>
          <w:shd w:val="clear" w:color="auto" w:fill="FFFFFF"/>
        </w:rPr>
      </w:pPr>
      <w:r w:rsidRPr="004722A1">
        <w:rPr>
          <w:rFonts w:ascii="Arial" w:hAnsi="Arial" w:cs="Arial"/>
          <w:color w:val="00B050"/>
          <w:sz w:val="24"/>
          <w:szCs w:val="24"/>
          <w:shd w:val="clear" w:color="auto" w:fill="FFFFFF"/>
        </w:rPr>
        <w:t>Author Response: We have removed the “created using R Package …” from all figures</w:t>
      </w:r>
      <w:r w:rsidR="004722A1" w:rsidRPr="004722A1">
        <w:rPr>
          <w:rFonts w:ascii="Arial" w:hAnsi="Arial" w:cs="Arial"/>
          <w:color w:val="00B050"/>
          <w:sz w:val="24"/>
          <w:szCs w:val="24"/>
          <w:shd w:val="clear" w:color="auto" w:fill="FFFFFF"/>
        </w:rPr>
        <w:t xml:space="preserve"> to avoid repetition</w:t>
      </w:r>
      <w:r w:rsidRPr="004722A1">
        <w:rPr>
          <w:rFonts w:ascii="Arial" w:hAnsi="Arial" w:cs="Arial"/>
          <w:color w:val="00B050"/>
          <w:sz w:val="24"/>
          <w:szCs w:val="24"/>
          <w:shd w:val="clear" w:color="auto" w:fill="FFFFFF"/>
        </w:rPr>
        <w:t xml:space="preserve">, as we have previously indicated in </w:t>
      </w:r>
      <w:ins w:id="1151" w:author="Malgorzata Nakagawa-Lagisz" w:date="2024-07-10T13:07:00Z" w16du:dateUtc="2024-07-10T03:07:00Z">
        <w:r w:rsidR="0097727A">
          <w:rPr>
            <w:rFonts w:ascii="Arial" w:hAnsi="Arial" w:cs="Arial"/>
            <w:color w:val="00B050"/>
            <w:sz w:val="24"/>
            <w:szCs w:val="24"/>
            <w:shd w:val="clear" w:color="auto" w:fill="FFFFFF"/>
          </w:rPr>
          <w:t xml:space="preserve">our </w:t>
        </w:r>
      </w:ins>
      <w:r w:rsidRPr="004722A1">
        <w:rPr>
          <w:rFonts w:ascii="Arial" w:hAnsi="Arial" w:cs="Arial"/>
          <w:color w:val="00B050"/>
          <w:sz w:val="24"/>
          <w:szCs w:val="24"/>
          <w:shd w:val="clear" w:color="auto" w:fill="FFFFFF"/>
        </w:rPr>
        <w:t xml:space="preserve">methodology section </w:t>
      </w:r>
      <w:del w:id="1152" w:author="Malgorzata Nakagawa-Lagisz" w:date="2024-07-10T13:07:00Z" w16du:dateUtc="2024-07-10T03:07:00Z">
        <w:r w:rsidRPr="004722A1" w:rsidDel="0097727A">
          <w:rPr>
            <w:rFonts w:ascii="Arial" w:hAnsi="Arial" w:cs="Arial"/>
            <w:color w:val="00B050"/>
            <w:sz w:val="24"/>
            <w:szCs w:val="24"/>
            <w:shd w:val="clear" w:color="auto" w:fill="FFFFFF"/>
          </w:rPr>
          <w:delText xml:space="preserve">on </w:delText>
        </w:r>
      </w:del>
      <w:r w:rsidR="004722A1" w:rsidRPr="004722A1">
        <w:rPr>
          <w:rFonts w:ascii="Arial" w:hAnsi="Arial" w:cs="Arial"/>
          <w:color w:val="00B050"/>
          <w:sz w:val="24"/>
          <w:szCs w:val="24"/>
          <w:shd w:val="clear" w:color="auto" w:fill="FFFFFF"/>
        </w:rPr>
        <w:t>how figures were created.</w:t>
      </w:r>
    </w:p>
    <w:p w14:paraId="01FE88BE" w14:textId="77777777" w:rsidR="00611B71"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t>Figure 10b: Maybe order by frequency?</w:t>
      </w:r>
    </w:p>
    <w:p w14:paraId="1322CCDC" w14:textId="730ED1B0" w:rsidR="00681863" w:rsidRPr="00A45D98" w:rsidRDefault="00A45D98" w:rsidP="00681863">
      <w:pPr>
        <w:spacing w:before="240" w:line="480" w:lineRule="auto"/>
        <w:jc w:val="both"/>
        <w:rPr>
          <w:rFonts w:ascii="Arial" w:hAnsi="Arial" w:cs="Arial"/>
          <w:color w:val="00B050"/>
          <w:sz w:val="24"/>
          <w:szCs w:val="24"/>
          <w:shd w:val="clear" w:color="auto" w:fill="FFFFFF"/>
        </w:rPr>
      </w:pPr>
      <w:r w:rsidRPr="00A45D98">
        <w:rPr>
          <w:rFonts w:ascii="Arial" w:hAnsi="Arial" w:cs="Arial"/>
          <w:color w:val="00B050"/>
          <w:sz w:val="24"/>
          <w:szCs w:val="24"/>
          <w:shd w:val="clear" w:color="auto" w:fill="FFFFFF"/>
        </w:rPr>
        <w:t>Author Response: Thank you for the recommendation, we have reordered the figure by frequency.</w:t>
      </w:r>
    </w:p>
    <w:p w14:paraId="05766FC6" w14:textId="77777777" w:rsidR="00DF4254" w:rsidRDefault="00072883" w:rsidP="0016179E">
      <w:pPr>
        <w:spacing w:before="240" w:line="480" w:lineRule="auto"/>
        <w:jc w:val="both"/>
        <w:rPr>
          <w:rFonts w:ascii="Arial" w:hAnsi="Arial" w:cs="Arial"/>
          <w:color w:val="000033"/>
          <w:sz w:val="24"/>
          <w:szCs w:val="24"/>
          <w:shd w:val="clear" w:color="auto" w:fill="FFFFFF"/>
        </w:rPr>
      </w:pPr>
      <w:r w:rsidRPr="00072883">
        <w:rPr>
          <w:rFonts w:ascii="Arial" w:hAnsi="Arial" w:cs="Arial"/>
          <w:color w:val="000033"/>
          <w:sz w:val="24"/>
          <w:szCs w:val="24"/>
          <w:shd w:val="clear" w:color="auto" w:fill="FFFFFF"/>
        </w:rPr>
        <w:lastRenderedPageBreak/>
        <w:t>Figure 11: how was this figure created? Can you identify coral taxa from non-coral taxa?</w:t>
      </w:r>
    </w:p>
    <w:p w14:paraId="70BEFD4E" w14:textId="60E76DE5" w:rsidR="00B12DD9" w:rsidRDefault="00DF4254" w:rsidP="005367BA">
      <w:pPr>
        <w:spacing w:before="240" w:line="480" w:lineRule="auto"/>
        <w:jc w:val="both"/>
        <w:rPr>
          <w:ins w:id="1153" w:author="Malgorzata Nakagawa-Lagisz" w:date="2024-07-10T11:14:00Z" w16du:dateUtc="2024-07-10T01:14:00Z"/>
          <w:rFonts w:ascii="Arial" w:hAnsi="Arial" w:cs="Arial"/>
          <w:color w:val="00B050"/>
          <w:sz w:val="24"/>
          <w:szCs w:val="24"/>
          <w:shd w:val="clear" w:color="auto" w:fill="FFFFFF"/>
        </w:rPr>
      </w:pPr>
      <w:r w:rsidRPr="007E52CB">
        <w:rPr>
          <w:rFonts w:ascii="Arial" w:hAnsi="Arial" w:cs="Arial"/>
          <w:color w:val="00B050"/>
          <w:sz w:val="24"/>
          <w:szCs w:val="24"/>
          <w:shd w:val="clear" w:color="auto" w:fill="FFFFFF"/>
        </w:rPr>
        <w:t xml:space="preserve">Author Response: This </w:t>
      </w:r>
      <w:r w:rsidR="001A0BDB" w:rsidRPr="007E52CB">
        <w:rPr>
          <w:rFonts w:ascii="Arial" w:hAnsi="Arial" w:cs="Arial"/>
          <w:color w:val="00B050"/>
          <w:sz w:val="24"/>
          <w:szCs w:val="24"/>
          <w:shd w:val="clear" w:color="auto" w:fill="FFFFFF"/>
        </w:rPr>
        <w:t>figure was created using RawGraph.io</w:t>
      </w:r>
      <w:r w:rsidR="00B64F3C" w:rsidRPr="007E52CB">
        <w:rPr>
          <w:rFonts w:ascii="Arial" w:hAnsi="Arial" w:cs="Arial"/>
          <w:color w:val="00B050"/>
          <w:sz w:val="24"/>
          <w:szCs w:val="24"/>
          <w:shd w:val="clear" w:color="auto" w:fill="FFFFFF"/>
        </w:rPr>
        <w:t xml:space="preserve">. </w:t>
      </w:r>
      <w:r w:rsidR="0033772A">
        <w:rPr>
          <w:rFonts w:ascii="Arial" w:hAnsi="Arial" w:cs="Arial"/>
          <w:color w:val="00B050"/>
          <w:sz w:val="24"/>
          <w:szCs w:val="24"/>
          <w:shd w:val="clear" w:color="auto" w:fill="FFFFFF"/>
        </w:rPr>
        <w:t xml:space="preserve">We have added </w:t>
      </w:r>
      <w:r w:rsidR="00D13261">
        <w:rPr>
          <w:rFonts w:ascii="Arial" w:hAnsi="Arial" w:cs="Arial"/>
          <w:color w:val="00B050"/>
          <w:sz w:val="24"/>
          <w:szCs w:val="24"/>
          <w:shd w:val="clear" w:color="auto" w:fill="FFFFFF"/>
        </w:rPr>
        <w:t xml:space="preserve">phylum of Cnidaria to the figure to show that </w:t>
      </w:r>
      <w:r w:rsidR="006B16CE">
        <w:rPr>
          <w:rFonts w:ascii="Arial" w:hAnsi="Arial" w:cs="Arial"/>
          <w:color w:val="00B050"/>
          <w:sz w:val="24"/>
          <w:szCs w:val="24"/>
          <w:shd w:val="clear" w:color="auto" w:fill="FFFFFF"/>
        </w:rPr>
        <w:t>the coral taxa diverge from the other species in the figure.</w:t>
      </w:r>
      <w:r w:rsidR="005367BA">
        <w:rPr>
          <w:rFonts w:ascii="Arial" w:hAnsi="Arial" w:cs="Arial"/>
          <w:color w:val="00B050"/>
          <w:sz w:val="24"/>
          <w:szCs w:val="24"/>
          <w:shd w:val="clear" w:color="auto" w:fill="FFFFFF"/>
        </w:rPr>
        <w:t xml:space="preserve"> We have changed the section to better describe the taxa</w:t>
      </w:r>
      <w:del w:id="1154" w:author="Malgorzata Nakagawa-Lagisz" w:date="2024-07-10T13:07:00Z" w16du:dateUtc="2024-07-10T03:07:00Z">
        <w:r w:rsidR="005367BA" w:rsidDel="0097727A">
          <w:rPr>
            <w:rFonts w:ascii="Arial" w:hAnsi="Arial" w:cs="Arial"/>
            <w:color w:val="00B050"/>
            <w:sz w:val="24"/>
            <w:szCs w:val="24"/>
            <w:shd w:val="clear" w:color="auto" w:fill="FFFFFF"/>
          </w:rPr>
          <w:delText xml:space="preserve"> described</w:delText>
        </w:r>
      </w:del>
      <w:r w:rsidR="005367BA">
        <w:rPr>
          <w:rFonts w:ascii="Arial" w:hAnsi="Arial" w:cs="Arial"/>
          <w:color w:val="00B050"/>
          <w:sz w:val="24"/>
          <w:szCs w:val="24"/>
          <w:shd w:val="clear" w:color="auto" w:fill="FFFFFF"/>
        </w:rPr>
        <w:t xml:space="preserve">: </w:t>
      </w:r>
    </w:p>
    <w:p w14:paraId="20A029D2" w14:textId="77FBB382" w:rsidR="005367BA" w:rsidRPr="005367BA" w:rsidRDefault="00B12DD9" w:rsidP="005367BA">
      <w:pPr>
        <w:spacing w:before="240" w:line="480" w:lineRule="auto"/>
        <w:jc w:val="both"/>
        <w:rPr>
          <w:rFonts w:ascii="Arial" w:hAnsi="Arial" w:cs="Arial"/>
          <w:color w:val="00B050"/>
          <w:sz w:val="24"/>
          <w:szCs w:val="24"/>
          <w:shd w:val="clear" w:color="auto" w:fill="FFFFFF"/>
        </w:rPr>
      </w:pPr>
      <w:ins w:id="1155" w:author="Malgorzata Nakagawa-Lagisz" w:date="2024-07-10T11:14:00Z" w16du:dateUtc="2024-07-10T01:14:00Z">
        <w:r>
          <w:rPr>
            <w:rFonts w:ascii="Arial" w:hAnsi="Arial" w:cs="Arial"/>
            <w:color w:val="00B050"/>
            <w:sz w:val="24"/>
            <w:szCs w:val="24"/>
          </w:rPr>
          <w:t xml:space="preserve">New line numbers </w:t>
        </w:r>
        <w:del w:id="1156" w:author="Man Lim Ho" w:date="2024-07-10T23:10:00Z" w16du:dateUtc="2024-07-10T13:10:00Z">
          <w:r w:rsidDel="00BD47CF">
            <w:rPr>
              <w:rFonts w:ascii="Arial" w:hAnsi="Arial" w:cs="Arial"/>
              <w:color w:val="00B050"/>
              <w:sz w:val="24"/>
              <w:szCs w:val="24"/>
            </w:rPr>
            <w:delText>XXX</w:delText>
          </w:r>
        </w:del>
      </w:ins>
      <w:ins w:id="1157" w:author="Man Lim Ho" w:date="2024-07-10T23:10:00Z" w16du:dateUtc="2024-07-10T13:10:00Z">
        <w:r w:rsidR="00BD47CF">
          <w:rPr>
            <w:rFonts w:ascii="Arial" w:hAnsi="Arial" w:cs="Arial"/>
            <w:color w:val="00B050"/>
            <w:sz w:val="24"/>
            <w:szCs w:val="24"/>
          </w:rPr>
          <w:t>511-525</w:t>
        </w:r>
      </w:ins>
      <w:ins w:id="1158" w:author="Malgorzata Nakagawa-Lagisz" w:date="2024-07-10T11:14:00Z" w16du:dateUtc="2024-07-10T01:14:00Z">
        <w:r>
          <w:rPr>
            <w:rFonts w:ascii="Arial" w:hAnsi="Arial" w:cs="Arial"/>
            <w:color w:val="00B050"/>
            <w:sz w:val="24"/>
            <w:szCs w:val="24"/>
          </w:rPr>
          <w:t>:</w:t>
        </w:r>
        <w:r w:rsidRPr="00850D67">
          <w:rPr>
            <w:rFonts w:ascii="Arial" w:hAnsi="Arial" w:cs="Arial"/>
            <w:color w:val="00B050"/>
            <w:sz w:val="24"/>
            <w:szCs w:val="24"/>
            <w:shd w:val="clear" w:color="auto" w:fill="FFFFFF"/>
          </w:rPr>
          <w:t xml:space="preserve"> </w:t>
        </w:r>
      </w:ins>
      <w:r w:rsidR="005367BA">
        <w:rPr>
          <w:rFonts w:ascii="Arial" w:hAnsi="Arial" w:cs="Arial"/>
          <w:color w:val="00B050"/>
          <w:sz w:val="24"/>
          <w:szCs w:val="24"/>
          <w:shd w:val="clear" w:color="auto" w:fill="FFFFFF"/>
        </w:rPr>
        <w:t>“</w:t>
      </w:r>
      <w:r w:rsidR="005367BA" w:rsidRPr="005367BA">
        <w:rPr>
          <w:rFonts w:ascii="Arial" w:hAnsi="Arial" w:cs="Arial"/>
          <w:color w:val="00B050"/>
          <w:sz w:val="24"/>
          <w:szCs w:val="24"/>
          <w:shd w:val="clear" w:color="auto" w:fill="FFFFFF"/>
        </w:rPr>
        <w:t xml:space="preserve">Study species.  For coral taxa studied, </w:t>
      </w:r>
      <w:proofErr w:type="spellStart"/>
      <w:r w:rsidR="005367BA" w:rsidRPr="005367BA">
        <w:rPr>
          <w:rFonts w:ascii="Arial" w:hAnsi="Arial" w:cs="Arial"/>
          <w:color w:val="00B050"/>
          <w:sz w:val="24"/>
          <w:szCs w:val="24"/>
          <w:shd w:val="clear" w:color="auto" w:fill="FFFFFF"/>
        </w:rPr>
        <w:t>Hexacorallia</w:t>
      </w:r>
      <w:proofErr w:type="spellEnd"/>
      <w:r w:rsidR="005367BA" w:rsidRPr="005367BA">
        <w:rPr>
          <w:rFonts w:ascii="Arial" w:hAnsi="Arial" w:cs="Arial"/>
          <w:color w:val="00B050"/>
          <w:sz w:val="24"/>
          <w:szCs w:val="24"/>
          <w:shd w:val="clear" w:color="auto" w:fill="FFFFFF"/>
        </w:rPr>
        <w:t xml:space="preserve"> was the most dominant studied Cnidarian class, with a total of 132 species studied. Under the class </w:t>
      </w:r>
      <w:proofErr w:type="spellStart"/>
      <w:r w:rsidR="005367BA" w:rsidRPr="005367BA">
        <w:rPr>
          <w:rFonts w:ascii="Arial" w:hAnsi="Arial" w:cs="Arial"/>
          <w:color w:val="00B050"/>
          <w:sz w:val="24"/>
          <w:szCs w:val="24"/>
          <w:shd w:val="clear" w:color="auto" w:fill="FFFFFF"/>
        </w:rPr>
        <w:t>Hexacorallia</w:t>
      </w:r>
      <w:proofErr w:type="spellEnd"/>
      <w:r w:rsidR="005367BA" w:rsidRPr="005367BA">
        <w:rPr>
          <w:rFonts w:ascii="Arial" w:hAnsi="Arial" w:cs="Arial"/>
          <w:color w:val="00B050"/>
          <w:sz w:val="24"/>
          <w:szCs w:val="24"/>
          <w:shd w:val="clear" w:color="auto" w:fill="FFFFFF"/>
        </w:rPr>
        <w:t xml:space="preserve">, the stony coral order Scleractinia was dominant within the class, where 124 species studied were under order Scleractinia. </w:t>
      </w:r>
      <w:proofErr w:type="spellStart"/>
      <w:r w:rsidR="005367BA" w:rsidRPr="005367BA">
        <w:rPr>
          <w:rFonts w:ascii="Arial" w:hAnsi="Arial" w:cs="Arial"/>
          <w:color w:val="00B050"/>
          <w:sz w:val="24"/>
          <w:szCs w:val="24"/>
          <w:shd w:val="clear" w:color="auto" w:fill="FFFFFF"/>
        </w:rPr>
        <w:t>Zoanthoaria</w:t>
      </w:r>
      <w:proofErr w:type="spellEnd"/>
      <w:r w:rsidR="005367BA" w:rsidRPr="005367BA">
        <w:rPr>
          <w:rFonts w:ascii="Arial" w:hAnsi="Arial" w:cs="Arial"/>
          <w:color w:val="00B050"/>
          <w:sz w:val="24"/>
          <w:szCs w:val="24"/>
          <w:shd w:val="clear" w:color="auto" w:fill="FFFFFF"/>
        </w:rPr>
        <w:t xml:space="preserve"> was the next most studied order, with five species in total and the order Actiniaria had three species studied. </w:t>
      </w:r>
      <w:proofErr w:type="spellStart"/>
      <w:r w:rsidR="005367BA" w:rsidRPr="005367BA">
        <w:rPr>
          <w:rFonts w:ascii="Arial" w:hAnsi="Arial" w:cs="Arial"/>
          <w:color w:val="00B050"/>
          <w:sz w:val="24"/>
          <w:szCs w:val="24"/>
          <w:shd w:val="clear" w:color="auto" w:fill="FFFFFF"/>
        </w:rPr>
        <w:t>Octocorallia</w:t>
      </w:r>
      <w:proofErr w:type="spellEnd"/>
      <w:r w:rsidR="005367BA" w:rsidRPr="005367BA">
        <w:rPr>
          <w:rFonts w:ascii="Arial" w:hAnsi="Arial" w:cs="Arial"/>
          <w:color w:val="00B050"/>
          <w:sz w:val="24"/>
          <w:szCs w:val="24"/>
          <w:shd w:val="clear" w:color="auto" w:fill="FFFFFF"/>
        </w:rPr>
        <w:t xml:space="preserve"> was the second dominant studied Cnidarian class, with a total of eight species within the phylum. Alcyonacea was the most studied order within the </w:t>
      </w:r>
      <w:proofErr w:type="spellStart"/>
      <w:r w:rsidR="005367BA" w:rsidRPr="005367BA">
        <w:rPr>
          <w:rFonts w:ascii="Arial" w:hAnsi="Arial" w:cs="Arial"/>
          <w:color w:val="00B050"/>
          <w:sz w:val="24"/>
          <w:szCs w:val="24"/>
          <w:shd w:val="clear" w:color="auto" w:fill="FFFFFF"/>
        </w:rPr>
        <w:t>Octocorallia</w:t>
      </w:r>
      <w:proofErr w:type="spellEnd"/>
      <w:r w:rsidR="005367BA" w:rsidRPr="005367BA">
        <w:rPr>
          <w:rFonts w:ascii="Arial" w:hAnsi="Arial" w:cs="Arial"/>
          <w:color w:val="00B050"/>
          <w:sz w:val="24"/>
          <w:szCs w:val="24"/>
          <w:shd w:val="clear" w:color="auto" w:fill="FFFFFF"/>
        </w:rPr>
        <w:t xml:space="preserve"> class, where seven species were studied across the literature mapped in this systematic map. The last order to be included in this map is </w:t>
      </w:r>
      <w:proofErr w:type="spellStart"/>
      <w:r w:rsidR="005367BA" w:rsidRPr="005367BA">
        <w:rPr>
          <w:rFonts w:ascii="Arial" w:hAnsi="Arial" w:cs="Arial"/>
          <w:color w:val="00B050"/>
          <w:sz w:val="24"/>
          <w:szCs w:val="24"/>
          <w:shd w:val="clear" w:color="auto" w:fill="FFFFFF"/>
        </w:rPr>
        <w:t>Pennatulacea</w:t>
      </w:r>
      <w:proofErr w:type="spellEnd"/>
      <w:r w:rsidR="005367BA" w:rsidRPr="005367BA">
        <w:rPr>
          <w:rFonts w:ascii="Arial" w:hAnsi="Arial" w:cs="Arial"/>
          <w:color w:val="00B050"/>
          <w:sz w:val="24"/>
          <w:szCs w:val="24"/>
          <w:shd w:val="clear" w:color="auto" w:fill="FFFFFF"/>
        </w:rPr>
        <w:t xml:space="preserve">, with just one species being studied across the literature (Figure </w:t>
      </w:r>
      <w:del w:id="1159" w:author="Man Lim Ho" w:date="2024-07-10T23:10:00Z" w16du:dateUtc="2024-07-10T13:10:00Z">
        <w:r w:rsidR="005367BA" w:rsidRPr="005367BA" w:rsidDel="00BD47CF">
          <w:rPr>
            <w:rFonts w:ascii="Arial" w:hAnsi="Arial" w:cs="Arial"/>
            <w:color w:val="00B050"/>
            <w:sz w:val="24"/>
            <w:szCs w:val="24"/>
            <w:shd w:val="clear" w:color="auto" w:fill="FFFFFF"/>
          </w:rPr>
          <w:delText>11</w:delText>
        </w:r>
      </w:del>
      <w:ins w:id="1160" w:author="Man Lim Ho" w:date="2024-07-10T23:10:00Z" w16du:dateUtc="2024-07-10T13:10:00Z">
        <w:r w:rsidR="00BD47CF" w:rsidRPr="005367BA">
          <w:rPr>
            <w:rFonts w:ascii="Arial" w:hAnsi="Arial" w:cs="Arial"/>
            <w:color w:val="00B050"/>
            <w:sz w:val="24"/>
            <w:szCs w:val="24"/>
            <w:shd w:val="clear" w:color="auto" w:fill="FFFFFF"/>
          </w:rPr>
          <w:t>1</w:t>
        </w:r>
        <w:r w:rsidR="00BD47CF">
          <w:rPr>
            <w:rFonts w:ascii="Arial" w:hAnsi="Arial" w:cs="Arial"/>
            <w:color w:val="00B050"/>
            <w:sz w:val="24"/>
            <w:szCs w:val="24"/>
            <w:shd w:val="clear" w:color="auto" w:fill="FFFFFF"/>
          </w:rPr>
          <w:t>3</w:t>
        </w:r>
      </w:ins>
      <w:r w:rsidR="005367BA" w:rsidRPr="005367BA">
        <w:rPr>
          <w:rFonts w:ascii="Arial" w:hAnsi="Arial" w:cs="Arial"/>
          <w:color w:val="00B050"/>
          <w:sz w:val="24"/>
          <w:szCs w:val="24"/>
          <w:shd w:val="clear" w:color="auto" w:fill="FFFFFF"/>
        </w:rPr>
        <w:t>).</w:t>
      </w:r>
    </w:p>
    <w:p w14:paraId="34033893" w14:textId="4E89642F" w:rsidR="001A0BDB" w:rsidRDefault="005367BA" w:rsidP="005367BA">
      <w:pPr>
        <w:spacing w:before="240" w:line="480" w:lineRule="auto"/>
        <w:jc w:val="both"/>
        <w:rPr>
          <w:rFonts w:ascii="Arial" w:hAnsi="Arial" w:cs="Arial"/>
          <w:color w:val="000033"/>
          <w:sz w:val="24"/>
          <w:szCs w:val="24"/>
          <w:shd w:val="clear" w:color="auto" w:fill="FFFFFF"/>
        </w:rPr>
      </w:pPr>
      <w:r w:rsidRPr="005367BA">
        <w:rPr>
          <w:rFonts w:ascii="Arial" w:hAnsi="Arial" w:cs="Arial"/>
          <w:color w:val="00B050"/>
          <w:sz w:val="24"/>
          <w:szCs w:val="24"/>
          <w:shd w:val="clear" w:color="auto" w:fill="FFFFFF"/>
        </w:rPr>
        <w:t xml:space="preserve">Within the stony coral order Scleractinia, </w:t>
      </w:r>
      <w:proofErr w:type="spellStart"/>
      <w:r w:rsidRPr="005367BA">
        <w:rPr>
          <w:rFonts w:ascii="Arial" w:hAnsi="Arial" w:cs="Arial"/>
          <w:color w:val="00B050"/>
          <w:sz w:val="24"/>
          <w:szCs w:val="24"/>
          <w:shd w:val="clear" w:color="auto" w:fill="FFFFFF"/>
        </w:rPr>
        <w:t>Merulinidae</w:t>
      </w:r>
      <w:proofErr w:type="spellEnd"/>
      <w:r w:rsidRPr="005367BA">
        <w:rPr>
          <w:rFonts w:ascii="Arial" w:hAnsi="Arial" w:cs="Arial"/>
          <w:color w:val="00B050"/>
          <w:sz w:val="24"/>
          <w:szCs w:val="24"/>
          <w:shd w:val="clear" w:color="auto" w:fill="FFFFFF"/>
        </w:rPr>
        <w:t xml:space="preserve"> and </w:t>
      </w:r>
      <w:proofErr w:type="spellStart"/>
      <w:r w:rsidRPr="005367BA">
        <w:rPr>
          <w:rFonts w:ascii="Arial" w:hAnsi="Arial" w:cs="Arial"/>
          <w:color w:val="00B050"/>
          <w:sz w:val="24"/>
          <w:szCs w:val="24"/>
          <w:shd w:val="clear" w:color="auto" w:fill="FFFFFF"/>
        </w:rPr>
        <w:t>Acroporidae</w:t>
      </w:r>
      <w:proofErr w:type="spellEnd"/>
      <w:r w:rsidRPr="005367BA">
        <w:rPr>
          <w:rFonts w:ascii="Arial" w:hAnsi="Arial" w:cs="Arial"/>
          <w:color w:val="00B050"/>
          <w:sz w:val="24"/>
          <w:szCs w:val="24"/>
          <w:shd w:val="clear" w:color="auto" w:fill="FFFFFF"/>
        </w:rPr>
        <w:t xml:space="preserve"> were the families studied most frequently in the literature collected, each with 48 occurrences. This is followed by </w:t>
      </w:r>
      <w:proofErr w:type="spellStart"/>
      <w:r w:rsidRPr="005367BA">
        <w:rPr>
          <w:rFonts w:ascii="Arial" w:hAnsi="Arial" w:cs="Arial"/>
          <w:color w:val="00B050"/>
          <w:sz w:val="24"/>
          <w:szCs w:val="24"/>
          <w:shd w:val="clear" w:color="auto" w:fill="FFFFFF"/>
        </w:rPr>
        <w:t>Pocilloporidae</w:t>
      </w:r>
      <w:proofErr w:type="spellEnd"/>
      <w:r w:rsidRPr="005367BA">
        <w:rPr>
          <w:rFonts w:ascii="Arial" w:hAnsi="Arial" w:cs="Arial"/>
          <w:color w:val="00B050"/>
          <w:sz w:val="24"/>
          <w:szCs w:val="24"/>
          <w:shd w:val="clear" w:color="auto" w:fill="FFFFFF"/>
        </w:rPr>
        <w:t xml:space="preserve"> (28 occurrences) and </w:t>
      </w:r>
      <w:proofErr w:type="spellStart"/>
      <w:r w:rsidRPr="005367BA">
        <w:rPr>
          <w:rFonts w:ascii="Arial" w:hAnsi="Arial" w:cs="Arial"/>
          <w:color w:val="00B050"/>
          <w:sz w:val="24"/>
          <w:szCs w:val="24"/>
          <w:shd w:val="clear" w:color="auto" w:fill="FFFFFF"/>
        </w:rPr>
        <w:t>Poritidae</w:t>
      </w:r>
      <w:proofErr w:type="spellEnd"/>
      <w:r w:rsidRPr="005367BA">
        <w:rPr>
          <w:rFonts w:ascii="Arial" w:hAnsi="Arial" w:cs="Arial"/>
          <w:color w:val="00B050"/>
          <w:sz w:val="24"/>
          <w:szCs w:val="24"/>
          <w:shd w:val="clear" w:color="auto" w:fill="FFFFFF"/>
        </w:rPr>
        <w:t xml:space="preserve"> (21 occurrences). Other families with at least 10 occurrences are </w:t>
      </w:r>
      <w:proofErr w:type="spellStart"/>
      <w:r w:rsidRPr="005367BA">
        <w:rPr>
          <w:rFonts w:ascii="Arial" w:hAnsi="Arial" w:cs="Arial"/>
          <w:color w:val="00B050"/>
          <w:sz w:val="24"/>
          <w:szCs w:val="24"/>
          <w:shd w:val="clear" w:color="auto" w:fill="FFFFFF"/>
        </w:rPr>
        <w:t>Dendrophylliidae</w:t>
      </w:r>
      <w:proofErr w:type="spellEnd"/>
      <w:r w:rsidRPr="005367BA">
        <w:rPr>
          <w:rFonts w:ascii="Arial" w:hAnsi="Arial" w:cs="Arial"/>
          <w:color w:val="00B050"/>
          <w:sz w:val="24"/>
          <w:szCs w:val="24"/>
          <w:shd w:val="clear" w:color="auto" w:fill="FFFFFF"/>
        </w:rPr>
        <w:t xml:space="preserve"> (17 occurrences), </w:t>
      </w:r>
      <w:proofErr w:type="spellStart"/>
      <w:r w:rsidRPr="005367BA">
        <w:rPr>
          <w:rFonts w:ascii="Arial" w:hAnsi="Arial" w:cs="Arial"/>
          <w:color w:val="00B050"/>
          <w:sz w:val="24"/>
          <w:szCs w:val="24"/>
          <w:shd w:val="clear" w:color="auto" w:fill="FFFFFF"/>
        </w:rPr>
        <w:t>Agariciidae</w:t>
      </w:r>
      <w:proofErr w:type="spellEnd"/>
      <w:r w:rsidRPr="005367BA">
        <w:rPr>
          <w:rFonts w:ascii="Arial" w:hAnsi="Arial" w:cs="Arial"/>
          <w:color w:val="00B050"/>
          <w:sz w:val="24"/>
          <w:szCs w:val="24"/>
          <w:shd w:val="clear" w:color="auto" w:fill="FFFFFF"/>
        </w:rPr>
        <w:t xml:space="preserve"> (11 occurrences) and </w:t>
      </w:r>
      <w:proofErr w:type="spellStart"/>
      <w:r w:rsidRPr="005367BA">
        <w:rPr>
          <w:rFonts w:ascii="Arial" w:hAnsi="Arial" w:cs="Arial"/>
          <w:color w:val="00B050"/>
          <w:sz w:val="24"/>
          <w:szCs w:val="24"/>
          <w:shd w:val="clear" w:color="auto" w:fill="FFFFFF"/>
        </w:rPr>
        <w:t>Lobophylliidae</w:t>
      </w:r>
      <w:proofErr w:type="spellEnd"/>
      <w:r w:rsidRPr="005367BA">
        <w:rPr>
          <w:rFonts w:ascii="Arial" w:hAnsi="Arial" w:cs="Arial"/>
          <w:color w:val="00B050"/>
          <w:sz w:val="24"/>
          <w:szCs w:val="24"/>
          <w:shd w:val="clear" w:color="auto" w:fill="FFFFFF"/>
        </w:rPr>
        <w:t xml:space="preserve"> (10 occurrences). Species level information can be found in Supplementary Table </w:t>
      </w:r>
      <w:del w:id="1161" w:author="Man Lim Ho" w:date="2024-07-10T23:10:00Z" w16du:dateUtc="2024-07-10T13:10:00Z">
        <w:r w:rsidRPr="005367BA" w:rsidDel="00BD47CF">
          <w:rPr>
            <w:rFonts w:ascii="Arial" w:hAnsi="Arial" w:cs="Arial"/>
            <w:color w:val="00B050"/>
            <w:sz w:val="24"/>
            <w:szCs w:val="24"/>
            <w:shd w:val="clear" w:color="auto" w:fill="FFFFFF"/>
          </w:rPr>
          <w:delText>S3</w:delText>
        </w:r>
      </w:del>
      <w:ins w:id="1162" w:author="Man Lim Ho" w:date="2024-07-10T23:10:00Z" w16du:dateUtc="2024-07-10T13:10:00Z">
        <w:r w:rsidR="00BD47CF" w:rsidRPr="005367BA">
          <w:rPr>
            <w:rFonts w:ascii="Arial" w:hAnsi="Arial" w:cs="Arial"/>
            <w:color w:val="00B050"/>
            <w:sz w:val="24"/>
            <w:szCs w:val="24"/>
            <w:shd w:val="clear" w:color="auto" w:fill="FFFFFF"/>
          </w:rPr>
          <w:t>S</w:t>
        </w:r>
        <w:r w:rsidR="00BD47CF">
          <w:rPr>
            <w:rFonts w:ascii="Arial" w:hAnsi="Arial" w:cs="Arial"/>
            <w:color w:val="00B050"/>
            <w:sz w:val="24"/>
            <w:szCs w:val="24"/>
            <w:shd w:val="clear" w:color="auto" w:fill="FFFFFF"/>
          </w:rPr>
          <w:t>6</w:t>
        </w:r>
      </w:ins>
      <w:r w:rsidRPr="005367BA">
        <w:rPr>
          <w:rFonts w:ascii="Arial" w:hAnsi="Arial" w:cs="Arial"/>
          <w:color w:val="00B050"/>
          <w:sz w:val="24"/>
          <w:szCs w:val="24"/>
          <w:shd w:val="clear" w:color="auto" w:fill="FFFFFF"/>
        </w:rPr>
        <w:t>.</w:t>
      </w:r>
      <w:r>
        <w:rPr>
          <w:rFonts w:ascii="Arial" w:hAnsi="Arial" w:cs="Arial"/>
          <w:color w:val="00B050"/>
          <w:sz w:val="24"/>
          <w:szCs w:val="24"/>
          <w:shd w:val="clear" w:color="auto" w:fill="FFFFFF"/>
        </w:rPr>
        <w:t>”.</w:t>
      </w:r>
    </w:p>
    <w:p w14:paraId="5ADEB6F8" w14:textId="1F551BBF" w:rsidR="00C96F1F" w:rsidRDefault="00072883" w:rsidP="0016179E">
      <w:pPr>
        <w:spacing w:before="240" w:line="480" w:lineRule="auto"/>
        <w:jc w:val="both"/>
        <w:rPr>
          <w:ins w:id="1163" w:author="Man Lim Ho" w:date="2024-07-11T09:50:00Z" w16du:dateUtc="2024-07-10T23:50:00Z"/>
          <w:rFonts w:ascii="Arial" w:hAnsi="Arial" w:cs="Arial"/>
          <w:color w:val="000033"/>
          <w:sz w:val="24"/>
          <w:szCs w:val="24"/>
          <w:shd w:val="clear" w:color="auto" w:fill="FFFFFF"/>
        </w:rPr>
      </w:pPr>
      <w:r w:rsidRPr="00072883">
        <w:rPr>
          <w:rFonts w:ascii="Arial" w:hAnsi="Arial" w:cs="Arial"/>
          <w:color w:val="000033"/>
          <w:sz w:val="24"/>
          <w:szCs w:val="24"/>
        </w:rPr>
        <w:br/>
      </w:r>
      <w:commentRangeStart w:id="1164"/>
      <w:commentRangeStart w:id="1165"/>
      <w:r w:rsidRPr="00072883">
        <w:rPr>
          <w:rFonts w:ascii="Arial" w:hAnsi="Arial" w:cs="Arial"/>
          <w:color w:val="000033"/>
          <w:sz w:val="24"/>
          <w:szCs w:val="24"/>
          <w:shd w:val="clear" w:color="auto" w:fill="FFFFFF"/>
        </w:rPr>
        <w:t xml:space="preserve">There is additional documentation related to this decision letter. To access the file(s), </w:t>
      </w:r>
      <w:r w:rsidRPr="00072883">
        <w:rPr>
          <w:rFonts w:ascii="Arial" w:hAnsi="Arial" w:cs="Arial"/>
          <w:color w:val="000033"/>
          <w:sz w:val="24"/>
          <w:szCs w:val="24"/>
          <w:shd w:val="clear" w:color="auto" w:fill="FFFFFF"/>
        </w:rPr>
        <w:lastRenderedPageBreak/>
        <w:t>please click the link below. You may also login to the system and click the 'View Attachments' link in the Action column.</w:t>
      </w:r>
      <w:commentRangeEnd w:id="1164"/>
      <w:r w:rsidR="0097727A">
        <w:rPr>
          <w:rStyle w:val="CommentReference"/>
        </w:rPr>
        <w:commentReference w:id="1164"/>
      </w:r>
      <w:commentRangeEnd w:id="1165"/>
      <w:r w:rsidR="0053195C">
        <w:rPr>
          <w:rStyle w:val="CommentReference"/>
        </w:rPr>
        <w:commentReference w:id="1165"/>
      </w:r>
    </w:p>
    <w:p w14:paraId="79CAADFD" w14:textId="3923A31A" w:rsidR="00E90822" w:rsidRPr="0053195C" w:rsidRDefault="00E90822" w:rsidP="0016179E">
      <w:pPr>
        <w:spacing w:before="240" w:line="480" w:lineRule="auto"/>
        <w:jc w:val="both"/>
        <w:rPr>
          <w:ins w:id="1166" w:author="Man Lim Ho" w:date="2024-07-11T09:51:00Z" w16du:dateUtc="2024-07-10T23:51:00Z"/>
          <w:rFonts w:ascii="Arial" w:hAnsi="Arial" w:cs="Arial"/>
          <w:color w:val="00B050"/>
          <w:sz w:val="24"/>
          <w:szCs w:val="24"/>
          <w:shd w:val="clear" w:color="auto" w:fill="FFFFFF"/>
          <w:rPrChange w:id="1167" w:author="Man Lim Ho" w:date="2024-07-11T10:51:00Z" w16du:dateUtc="2024-07-11T00:51:00Z">
            <w:rPr>
              <w:ins w:id="1168" w:author="Man Lim Ho" w:date="2024-07-11T09:51:00Z" w16du:dateUtc="2024-07-10T23:51:00Z"/>
              <w:rFonts w:ascii="Arial" w:hAnsi="Arial" w:cs="Arial"/>
              <w:color w:val="000033"/>
              <w:sz w:val="24"/>
              <w:szCs w:val="24"/>
              <w:shd w:val="clear" w:color="auto" w:fill="FFFFFF"/>
            </w:rPr>
          </w:rPrChange>
        </w:rPr>
      </w:pPr>
      <w:ins w:id="1169" w:author="Man Lim Ho" w:date="2024-07-11T09:50:00Z" w16du:dateUtc="2024-07-10T23:50:00Z">
        <w:r w:rsidRPr="0053195C">
          <w:rPr>
            <w:rFonts w:ascii="Arial" w:hAnsi="Arial" w:cs="Arial"/>
            <w:color w:val="00B050"/>
            <w:sz w:val="24"/>
            <w:szCs w:val="24"/>
            <w:shd w:val="clear" w:color="auto" w:fill="FFFFFF"/>
            <w:rPrChange w:id="1170" w:author="Man Lim Ho" w:date="2024-07-11T10:51:00Z" w16du:dateUtc="2024-07-11T00:51:00Z">
              <w:rPr>
                <w:rFonts w:ascii="Arial" w:hAnsi="Arial" w:cs="Arial"/>
                <w:color w:val="000033"/>
                <w:sz w:val="24"/>
                <w:szCs w:val="24"/>
                <w:shd w:val="clear" w:color="auto" w:fill="FFFFFF"/>
              </w:rPr>
            </w:rPrChange>
          </w:rPr>
          <w:t xml:space="preserve">Author Response: Thank you for the additional comments. We have responded to all the comments on the PDF file. For the convenience of review, </w:t>
        </w:r>
        <w:r w:rsidR="00381C93" w:rsidRPr="0053195C">
          <w:rPr>
            <w:rFonts w:ascii="Arial" w:hAnsi="Arial" w:cs="Arial"/>
            <w:color w:val="00B050"/>
            <w:sz w:val="24"/>
            <w:szCs w:val="24"/>
            <w:shd w:val="clear" w:color="auto" w:fill="FFFFFF"/>
            <w:rPrChange w:id="1171" w:author="Man Lim Ho" w:date="2024-07-11T10:51:00Z" w16du:dateUtc="2024-07-11T00:51:00Z">
              <w:rPr>
                <w:rFonts w:ascii="Arial" w:hAnsi="Arial" w:cs="Arial"/>
                <w:color w:val="000033"/>
                <w:sz w:val="24"/>
                <w:szCs w:val="24"/>
                <w:shd w:val="clear" w:color="auto" w:fill="FFFFFF"/>
              </w:rPr>
            </w:rPrChange>
          </w:rPr>
          <w:t xml:space="preserve">we have transcribed all the </w:t>
        </w:r>
      </w:ins>
      <w:ins w:id="1172" w:author="Man Lim Ho" w:date="2024-07-11T09:51:00Z" w16du:dateUtc="2024-07-10T23:51:00Z">
        <w:r w:rsidR="00381C93" w:rsidRPr="0053195C">
          <w:rPr>
            <w:rFonts w:ascii="Arial" w:hAnsi="Arial" w:cs="Arial"/>
            <w:color w:val="00B050"/>
            <w:sz w:val="24"/>
            <w:szCs w:val="24"/>
            <w:shd w:val="clear" w:color="auto" w:fill="FFFFFF"/>
            <w:rPrChange w:id="1173" w:author="Man Lim Ho" w:date="2024-07-11T10:51:00Z" w16du:dateUtc="2024-07-11T00:51:00Z">
              <w:rPr>
                <w:rFonts w:ascii="Arial" w:hAnsi="Arial" w:cs="Arial"/>
                <w:color w:val="000033"/>
                <w:sz w:val="24"/>
                <w:szCs w:val="24"/>
                <w:shd w:val="clear" w:color="auto" w:fill="FFFFFF"/>
              </w:rPr>
            </w:rPrChange>
          </w:rPr>
          <w:t>comments and respective replies below:</w:t>
        </w:r>
      </w:ins>
    </w:p>
    <w:p w14:paraId="1E888DB7" w14:textId="7B4A21DA" w:rsidR="00381C93" w:rsidRDefault="00381C93" w:rsidP="0016179E">
      <w:pPr>
        <w:spacing w:before="240" w:line="480" w:lineRule="auto"/>
        <w:jc w:val="both"/>
        <w:rPr>
          <w:ins w:id="1174" w:author="Man Lim Ho" w:date="2024-07-11T09:51:00Z" w16du:dateUtc="2024-07-10T23:51:00Z"/>
          <w:rFonts w:ascii="Arial" w:hAnsi="Arial" w:cs="Arial"/>
          <w:color w:val="000033"/>
          <w:sz w:val="24"/>
          <w:szCs w:val="24"/>
          <w:shd w:val="clear" w:color="auto" w:fill="FFFFFF"/>
        </w:rPr>
      </w:pPr>
      <w:ins w:id="1175" w:author="Man Lim Ho" w:date="2024-07-11T09:51:00Z" w16du:dateUtc="2024-07-10T23:51:00Z">
        <w:r>
          <w:rPr>
            <w:rFonts w:ascii="Arial" w:hAnsi="Arial" w:cs="Arial"/>
            <w:color w:val="000033"/>
            <w:sz w:val="24"/>
            <w:szCs w:val="24"/>
            <w:shd w:val="clear" w:color="auto" w:fill="FFFFFF"/>
          </w:rPr>
          <w:t>L81</w:t>
        </w:r>
        <w:r w:rsidR="00D43F7B">
          <w:rPr>
            <w:rFonts w:ascii="Arial" w:hAnsi="Arial" w:cs="Arial"/>
            <w:color w:val="000033"/>
            <w:sz w:val="24"/>
            <w:szCs w:val="24"/>
            <w:shd w:val="clear" w:color="auto" w:fill="FFFFFF"/>
          </w:rPr>
          <w:t xml:space="preserve"> reefs?</w:t>
        </w:r>
      </w:ins>
    </w:p>
    <w:p w14:paraId="6213F738" w14:textId="6F385FBA" w:rsidR="00D43F7B" w:rsidRPr="0053195C" w:rsidRDefault="00D43F7B" w:rsidP="0016179E">
      <w:pPr>
        <w:spacing w:before="240" w:line="480" w:lineRule="auto"/>
        <w:jc w:val="both"/>
        <w:rPr>
          <w:ins w:id="1176" w:author="Man Lim Ho" w:date="2024-07-11T09:51:00Z" w16du:dateUtc="2024-07-10T23:51:00Z"/>
          <w:rFonts w:ascii="Arial" w:hAnsi="Arial" w:cs="Arial"/>
          <w:color w:val="00B050"/>
          <w:sz w:val="24"/>
          <w:szCs w:val="24"/>
          <w:shd w:val="clear" w:color="auto" w:fill="FFFFFF"/>
          <w:rPrChange w:id="1177" w:author="Man Lim Ho" w:date="2024-07-11T10:51:00Z" w16du:dateUtc="2024-07-11T00:51:00Z">
            <w:rPr>
              <w:ins w:id="1178" w:author="Man Lim Ho" w:date="2024-07-11T09:51:00Z" w16du:dateUtc="2024-07-10T23:51:00Z"/>
              <w:rFonts w:ascii="Arial" w:hAnsi="Arial" w:cs="Arial"/>
              <w:color w:val="000033"/>
              <w:sz w:val="24"/>
              <w:szCs w:val="24"/>
              <w:shd w:val="clear" w:color="auto" w:fill="FFFFFF"/>
            </w:rPr>
          </w:rPrChange>
        </w:rPr>
      </w:pPr>
      <w:ins w:id="1179" w:author="Man Lim Ho" w:date="2024-07-11T09:51:00Z" w16du:dateUtc="2024-07-10T23:51:00Z">
        <w:r w:rsidRPr="0053195C">
          <w:rPr>
            <w:rFonts w:ascii="Arial" w:hAnsi="Arial" w:cs="Arial"/>
            <w:color w:val="00B050"/>
            <w:sz w:val="24"/>
            <w:szCs w:val="24"/>
            <w:shd w:val="clear" w:color="auto" w:fill="FFFFFF"/>
            <w:rPrChange w:id="1180" w:author="Man Lim Ho" w:date="2024-07-11T10:51:00Z" w16du:dateUtc="2024-07-11T00:51:00Z">
              <w:rPr>
                <w:rFonts w:ascii="Arial" w:hAnsi="Arial" w:cs="Arial"/>
                <w:color w:val="000033"/>
                <w:sz w:val="24"/>
                <w:szCs w:val="24"/>
                <w:shd w:val="clear" w:color="auto" w:fill="FFFFFF"/>
              </w:rPr>
            </w:rPrChange>
          </w:rPr>
          <w:t>Author Response: I have corrected it to “reefs”.</w:t>
        </w:r>
      </w:ins>
      <w:ins w:id="1181" w:author="Man Lim Ho" w:date="2024-07-11T10:28:00Z" w16du:dateUtc="2024-07-11T00:28:00Z">
        <w:r w:rsidR="00056FAF" w:rsidRPr="0053195C">
          <w:rPr>
            <w:rFonts w:ascii="Arial" w:hAnsi="Arial" w:cs="Arial"/>
            <w:color w:val="00B050"/>
            <w:sz w:val="24"/>
            <w:szCs w:val="24"/>
            <w:shd w:val="clear" w:color="auto" w:fill="FFFFFF"/>
            <w:rPrChange w:id="1182" w:author="Man Lim Ho" w:date="2024-07-11T10:51:00Z" w16du:dateUtc="2024-07-11T00:51:00Z">
              <w:rPr>
                <w:rFonts w:ascii="Arial" w:hAnsi="Arial" w:cs="Arial"/>
                <w:color w:val="000033"/>
                <w:sz w:val="24"/>
                <w:szCs w:val="24"/>
                <w:shd w:val="clear" w:color="auto" w:fill="FFFFFF"/>
              </w:rPr>
            </w:rPrChange>
          </w:rPr>
          <w:t xml:space="preserve"> </w:t>
        </w:r>
      </w:ins>
      <w:ins w:id="1183" w:author="Man Lim Ho" w:date="2024-07-11T10:29:00Z" w16du:dateUtc="2024-07-11T00:29:00Z">
        <w:r w:rsidR="00C85CC9" w:rsidRPr="0053195C">
          <w:rPr>
            <w:rFonts w:ascii="Arial" w:hAnsi="Arial" w:cs="Arial"/>
            <w:color w:val="00B050"/>
            <w:sz w:val="24"/>
            <w:szCs w:val="24"/>
            <w:shd w:val="clear" w:color="auto" w:fill="FFFFFF"/>
            <w:rPrChange w:id="1184" w:author="Man Lim Ho" w:date="2024-07-11T10:51:00Z" w16du:dateUtc="2024-07-11T00:51:00Z">
              <w:rPr>
                <w:rFonts w:ascii="Arial" w:hAnsi="Arial" w:cs="Arial"/>
                <w:color w:val="000033"/>
                <w:sz w:val="24"/>
                <w:szCs w:val="24"/>
                <w:shd w:val="clear" w:color="auto" w:fill="FFFFFF"/>
              </w:rPr>
            </w:rPrChange>
          </w:rPr>
          <w:t>(</w:t>
        </w:r>
      </w:ins>
      <w:ins w:id="1185" w:author="Man Lim Ho" w:date="2024-07-11T10:28:00Z" w16du:dateUtc="2024-07-11T00:28:00Z">
        <w:r w:rsidR="00056FAF" w:rsidRPr="0053195C">
          <w:rPr>
            <w:rFonts w:ascii="Arial" w:hAnsi="Arial" w:cs="Arial"/>
            <w:color w:val="00B050"/>
            <w:sz w:val="24"/>
            <w:szCs w:val="24"/>
            <w:shd w:val="clear" w:color="auto" w:fill="FFFFFF"/>
            <w:rPrChange w:id="1186" w:author="Man Lim Ho" w:date="2024-07-11T10:51:00Z" w16du:dateUtc="2024-07-11T00:51:00Z">
              <w:rPr>
                <w:rFonts w:ascii="Arial" w:hAnsi="Arial" w:cs="Arial"/>
                <w:color w:val="000033"/>
                <w:sz w:val="24"/>
                <w:szCs w:val="24"/>
                <w:shd w:val="clear" w:color="auto" w:fill="FFFFFF"/>
              </w:rPr>
            </w:rPrChange>
          </w:rPr>
          <w:t xml:space="preserve">New line number </w:t>
        </w:r>
      </w:ins>
      <w:ins w:id="1187" w:author="Man Lim Ho" w:date="2024-07-11T10:29:00Z" w16du:dateUtc="2024-07-11T00:29:00Z">
        <w:r w:rsidR="00C85CC9" w:rsidRPr="0053195C">
          <w:rPr>
            <w:rFonts w:ascii="Arial" w:hAnsi="Arial" w:cs="Arial"/>
            <w:color w:val="00B050"/>
            <w:sz w:val="24"/>
            <w:szCs w:val="24"/>
            <w:shd w:val="clear" w:color="auto" w:fill="FFFFFF"/>
            <w:rPrChange w:id="1188" w:author="Man Lim Ho" w:date="2024-07-11T10:51:00Z" w16du:dateUtc="2024-07-11T00:51:00Z">
              <w:rPr>
                <w:rFonts w:ascii="Arial" w:hAnsi="Arial" w:cs="Arial"/>
                <w:color w:val="000033"/>
                <w:sz w:val="24"/>
                <w:szCs w:val="24"/>
                <w:shd w:val="clear" w:color="auto" w:fill="FFFFFF"/>
              </w:rPr>
            </w:rPrChange>
          </w:rPr>
          <w:t>84)</w:t>
        </w:r>
      </w:ins>
    </w:p>
    <w:p w14:paraId="0EB02992" w14:textId="53C2B8E8" w:rsidR="00D43F7B" w:rsidRDefault="00EC6AB8" w:rsidP="0016179E">
      <w:pPr>
        <w:spacing w:before="240" w:line="480" w:lineRule="auto"/>
        <w:jc w:val="both"/>
        <w:rPr>
          <w:ins w:id="1189" w:author="Man Lim Ho" w:date="2024-07-11T09:52:00Z" w16du:dateUtc="2024-07-10T23:52:00Z"/>
          <w:rFonts w:ascii="Arial" w:hAnsi="Arial" w:cs="Arial"/>
          <w:color w:val="000033"/>
          <w:sz w:val="24"/>
          <w:szCs w:val="24"/>
          <w:shd w:val="clear" w:color="auto" w:fill="FFFFFF"/>
        </w:rPr>
      </w:pPr>
      <w:ins w:id="1190" w:author="Man Lim Ho" w:date="2024-07-11T09:52:00Z" w16du:dateUtc="2024-07-10T23:52:00Z">
        <w:r>
          <w:rPr>
            <w:rFonts w:ascii="Arial" w:hAnsi="Arial" w:cs="Arial"/>
            <w:color w:val="000033"/>
            <w:sz w:val="24"/>
            <w:szCs w:val="24"/>
            <w:shd w:val="clear" w:color="auto" w:fill="FFFFFF"/>
          </w:rPr>
          <w:t>L83 a</w:t>
        </w:r>
      </w:ins>
    </w:p>
    <w:p w14:paraId="37168FCB" w14:textId="4FB440E1" w:rsidR="00EC6AB8" w:rsidRPr="0053195C" w:rsidRDefault="00EC6AB8" w:rsidP="0016179E">
      <w:pPr>
        <w:spacing w:before="240" w:line="480" w:lineRule="auto"/>
        <w:jc w:val="both"/>
        <w:rPr>
          <w:ins w:id="1191" w:author="Man Lim Ho" w:date="2024-07-11T09:52:00Z" w16du:dateUtc="2024-07-10T23:52:00Z"/>
          <w:rFonts w:ascii="Arial" w:hAnsi="Arial" w:cs="Arial"/>
          <w:color w:val="00B050"/>
          <w:sz w:val="24"/>
          <w:szCs w:val="24"/>
          <w:shd w:val="clear" w:color="auto" w:fill="FFFFFF"/>
          <w:rPrChange w:id="1192" w:author="Man Lim Ho" w:date="2024-07-11T10:51:00Z" w16du:dateUtc="2024-07-11T00:51:00Z">
            <w:rPr>
              <w:ins w:id="1193" w:author="Man Lim Ho" w:date="2024-07-11T09:52:00Z" w16du:dateUtc="2024-07-10T23:52:00Z"/>
              <w:rFonts w:ascii="Arial" w:hAnsi="Arial" w:cs="Arial"/>
              <w:color w:val="000033"/>
              <w:sz w:val="24"/>
              <w:szCs w:val="24"/>
              <w:shd w:val="clear" w:color="auto" w:fill="FFFFFF"/>
            </w:rPr>
          </w:rPrChange>
        </w:rPr>
      </w:pPr>
      <w:ins w:id="1194" w:author="Man Lim Ho" w:date="2024-07-11T09:52:00Z" w16du:dateUtc="2024-07-10T23:52:00Z">
        <w:r w:rsidRPr="0053195C">
          <w:rPr>
            <w:rFonts w:ascii="Arial" w:hAnsi="Arial" w:cs="Arial"/>
            <w:color w:val="00B050"/>
            <w:sz w:val="24"/>
            <w:szCs w:val="24"/>
            <w:shd w:val="clear" w:color="auto" w:fill="FFFFFF"/>
            <w:rPrChange w:id="1195" w:author="Man Lim Ho" w:date="2024-07-11T10:51:00Z" w16du:dateUtc="2024-07-11T00:51:00Z">
              <w:rPr>
                <w:rFonts w:ascii="Arial" w:hAnsi="Arial" w:cs="Arial"/>
                <w:color w:val="000033"/>
                <w:sz w:val="24"/>
                <w:szCs w:val="24"/>
                <w:shd w:val="clear" w:color="auto" w:fill="FFFFFF"/>
              </w:rPr>
            </w:rPrChange>
          </w:rPr>
          <w:t>Author Response: I have added “a” to the sentence.</w:t>
        </w:r>
      </w:ins>
      <w:ins w:id="1196" w:author="Man Lim Ho" w:date="2024-07-11T10:29:00Z" w16du:dateUtc="2024-07-11T00:29:00Z">
        <w:r w:rsidR="00C85CC9" w:rsidRPr="0053195C">
          <w:rPr>
            <w:rFonts w:ascii="Arial" w:hAnsi="Arial" w:cs="Arial"/>
            <w:color w:val="00B050"/>
            <w:sz w:val="24"/>
            <w:szCs w:val="24"/>
            <w:shd w:val="clear" w:color="auto" w:fill="FFFFFF"/>
            <w:rPrChange w:id="1197" w:author="Man Lim Ho" w:date="2024-07-11T10:51:00Z" w16du:dateUtc="2024-07-11T00:51:00Z">
              <w:rPr>
                <w:rFonts w:ascii="Arial" w:hAnsi="Arial" w:cs="Arial"/>
                <w:color w:val="000033"/>
                <w:sz w:val="24"/>
                <w:szCs w:val="24"/>
                <w:shd w:val="clear" w:color="auto" w:fill="FFFFFF"/>
              </w:rPr>
            </w:rPrChange>
          </w:rPr>
          <w:t xml:space="preserve"> </w:t>
        </w:r>
        <w:r w:rsidR="00C85CC9" w:rsidRPr="0053195C">
          <w:rPr>
            <w:rFonts w:ascii="Arial" w:hAnsi="Arial" w:cs="Arial"/>
            <w:color w:val="00B050"/>
            <w:sz w:val="24"/>
            <w:szCs w:val="24"/>
            <w:shd w:val="clear" w:color="auto" w:fill="FFFFFF"/>
            <w:rPrChange w:id="1198" w:author="Man Lim Ho" w:date="2024-07-11T10:51:00Z" w16du:dateUtc="2024-07-11T00:51:00Z">
              <w:rPr>
                <w:rFonts w:ascii="Arial" w:hAnsi="Arial" w:cs="Arial"/>
                <w:color w:val="000033"/>
                <w:sz w:val="24"/>
                <w:szCs w:val="24"/>
                <w:shd w:val="clear" w:color="auto" w:fill="FFFFFF"/>
              </w:rPr>
            </w:rPrChange>
          </w:rPr>
          <w:t>(New line number 8</w:t>
        </w:r>
        <w:r w:rsidR="00C85CC9" w:rsidRPr="0053195C">
          <w:rPr>
            <w:rFonts w:ascii="Arial" w:hAnsi="Arial" w:cs="Arial"/>
            <w:color w:val="00B050"/>
            <w:sz w:val="24"/>
            <w:szCs w:val="24"/>
            <w:shd w:val="clear" w:color="auto" w:fill="FFFFFF"/>
            <w:rPrChange w:id="1199" w:author="Man Lim Ho" w:date="2024-07-11T10:51:00Z" w16du:dateUtc="2024-07-11T00:51:00Z">
              <w:rPr>
                <w:rFonts w:ascii="Arial" w:hAnsi="Arial" w:cs="Arial"/>
                <w:color w:val="000033"/>
                <w:sz w:val="24"/>
                <w:szCs w:val="24"/>
                <w:shd w:val="clear" w:color="auto" w:fill="FFFFFF"/>
              </w:rPr>
            </w:rPrChange>
          </w:rPr>
          <w:t>5</w:t>
        </w:r>
        <w:r w:rsidR="00C85CC9" w:rsidRPr="0053195C">
          <w:rPr>
            <w:rFonts w:ascii="Arial" w:hAnsi="Arial" w:cs="Arial"/>
            <w:color w:val="00B050"/>
            <w:sz w:val="24"/>
            <w:szCs w:val="24"/>
            <w:shd w:val="clear" w:color="auto" w:fill="FFFFFF"/>
            <w:rPrChange w:id="1200" w:author="Man Lim Ho" w:date="2024-07-11T10:51:00Z" w16du:dateUtc="2024-07-11T00:51:00Z">
              <w:rPr>
                <w:rFonts w:ascii="Arial" w:hAnsi="Arial" w:cs="Arial"/>
                <w:color w:val="000033"/>
                <w:sz w:val="24"/>
                <w:szCs w:val="24"/>
                <w:shd w:val="clear" w:color="auto" w:fill="FFFFFF"/>
              </w:rPr>
            </w:rPrChange>
          </w:rPr>
          <w:t>)</w:t>
        </w:r>
      </w:ins>
    </w:p>
    <w:p w14:paraId="118589D9" w14:textId="53128DF3" w:rsidR="00EC6AB8" w:rsidRDefault="00EC6AB8" w:rsidP="0016179E">
      <w:pPr>
        <w:spacing w:before="240" w:line="480" w:lineRule="auto"/>
        <w:jc w:val="both"/>
        <w:rPr>
          <w:ins w:id="1201" w:author="Man Lim Ho" w:date="2024-07-11T09:52:00Z" w16du:dateUtc="2024-07-10T23:52:00Z"/>
          <w:rFonts w:ascii="Arial" w:hAnsi="Arial" w:cs="Arial"/>
          <w:color w:val="000033"/>
          <w:sz w:val="24"/>
          <w:szCs w:val="24"/>
          <w:shd w:val="clear" w:color="auto" w:fill="FFFFFF"/>
        </w:rPr>
      </w:pPr>
      <w:ins w:id="1202" w:author="Man Lim Ho" w:date="2024-07-11T09:52:00Z" w16du:dateUtc="2024-07-10T23:52:00Z">
        <w:r>
          <w:rPr>
            <w:rFonts w:ascii="Arial" w:hAnsi="Arial" w:cs="Arial"/>
            <w:color w:val="000033"/>
            <w:sz w:val="24"/>
            <w:szCs w:val="24"/>
            <w:shd w:val="clear" w:color="auto" w:fill="FFFFFF"/>
          </w:rPr>
          <w:t xml:space="preserve">L84 </w:t>
        </w:r>
        <w:r w:rsidR="00DD7302" w:rsidRPr="00DD7302">
          <w:rPr>
            <w:rFonts w:ascii="Arial" w:hAnsi="Arial" w:cs="Arial"/>
            <w:color w:val="000033"/>
            <w:sz w:val="24"/>
            <w:szCs w:val="24"/>
            <w:shd w:val="clear" w:color="auto" w:fill="FFFFFF"/>
          </w:rPr>
          <w:t>The cited reference doesn't address the *consequences* of the decline of coral reefs, it provides the evidence for their decline</w:t>
        </w:r>
      </w:ins>
    </w:p>
    <w:p w14:paraId="6355024E" w14:textId="345A2206" w:rsidR="00DD7302" w:rsidRPr="0053195C" w:rsidRDefault="00DD7302" w:rsidP="0016179E">
      <w:pPr>
        <w:spacing w:before="240" w:line="480" w:lineRule="auto"/>
        <w:jc w:val="both"/>
        <w:rPr>
          <w:ins w:id="1203" w:author="Man Lim Ho" w:date="2024-07-11T09:53:00Z" w16du:dateUtc="2024-07-10T23:53:00Z"/>
          <w:rFonts w:ascii="Arial" w:hAnsi="Arial" w:cs="Arial"/>
          <w:color w:val="00B050"/>
          <w:sz w:val="24"/>
          <w:szCs w:val="24"/>
          <w:shd w:val="clear" w:color="auto" w:fill="FFFFFF"/>
          <w:rPrChange w:id="1204" w:author="Man Lim Ho" w:date="2024-07-11T10:51:00Z" w16du:dateUtc="2024-07-11T00:51:00Z">
            <w:rPr>
              <w:ins w:id="1205" w:author="Man Lim Ho" w:date="2024-07-11T09:53:00Z" w16du:dateUtc="2024-07-10T23:53:00Z"/>
              <w:rFonts w:ascii="Arial" w:hAnsi="Arial" w:cs="Arial"/>
              <w:color w:val="000033"/>
              <w:sz w:val="24"/>
              <w:szCs w:val="24"/>
              <w:shd w:val="clear" w:color="auto" w:fill="FFFFFF"/>
            </w:rPr>
          </w:rPrChange>
        </w:rPr>
      </w:pPr>
      <w:ins w:id="1206" w:author="Man Lim Ho" w:date="2024-07-11T09:52:00Z" w16du:dateUtc="2024-07-10T23:52:00Z">
        <w:r w:rsidRPr="0053195C">
          <w:rPr>
            <w:rFonts w:ascii="Arial" w:hAnsi="Arial" w:cs="Arial"/>
            <w:color w:val="00B050"/>
            <w:sz w:val="24"/>
            <w:szCs w:val="24"/>
            <w:shd w:val="clear" w:color="auto" w:fill="FFFFFF"/>
            <w:rPrChange w:id="1207" w:author="Man Lim Ho" w:date="2024-07-11T10:51:00Z" w16du:dateUtc="2024-07-11T00:51:00Z">
              <w:rPr>
                <w:rFonts w:ascii="Arial" w:hAnsi="Arial" w:cs="Arial"/>
                <w:color w:val="000033"/>
                <w:sz w:val="24"/>
                <w:szCs w:val="24"/>
                <w:shd w:val="clear" w:color="auto" w:fill="FFFFFF"/>
              </w:rPr>
            </w:rPrChange>
          </w:rPr>
          <w:t xml:space="preserve">Author Response: </w:t>
        </w:r>
        <w:r w:rsidRPr="0053195C">
          <w:rPr>
            <w:rFonts w:ascii="Arial" w:hAnsi="Arial" w:cs="Arial"/>
            <w:color w:val="00B050"/>
            <w:sz w:val="24"/>
            <w:szCs w:val="24"/>
            <w:shd w:val="clear" w:color="auto" w:fill="FFFFFF"/>
            <w:rPrChange w:id="1208" w:author="Man Lim Ho" w:date="2024-07-11T10:51:00Z" w16du:dateUtc="2024-07-11T00:51:00Z">
              <w:rPr>
                <w:rFonts w:ascii="Arial" w:hAnsi="Arial" w:cs="Arial"/>
                <w:color w:val="000033"/>
                <w:sz w:val="24"/>
                <w:szCs w:val="24"/>
                <w:shd w:val="clear" w:color="auto" w:fill="FFFFFF"/>
              </w:rPr>
            </w:rPrChange>
          </w:rPr>
          <w:t xml:space="preserve">I have corrected the sentence to "Tropical coral reefs have received most attention and long-term studies have shown climate-related declines in a number of species </w:t>
        </w:r>
      </w:ins>
      <w:ins w:id="1209" w:author="Man Lim Ho" w:date="2024-07-11T09:53:00Z" w16du:dateUtc="2024-07-10T23:53:00Z">
        <w:r w:rsidR="00C91390" w:rsidRPr="0053195C">
          <w:rPr>
            <w:rFonts w:ascii="Arial" w:hAnsi="Arial" w:cs="Arial"/>
            <w:color w:val="00B050"/>
            <w:sz w:val="24"/>
            <w:szCs w:val="24"/>
            <w:shd w:val="clear" w:color="auto" w:fill="FFFFFF"/>
            <w:rPrChange w:id="1210" w:author="Man Lim Ho" w:date="2024-07-11T10:51:00Z" w16du:dateUtc="2024-07-11T00:51:00Z">
              <w:rPr>
                <w:rFonts w:ascii="Arial" w:hAnsi="Arial" w:cs="Arial"/>
                <w:color w:val="000033"/>
                <w:sz w:val="24"/>
                <w:szCs w:val="24"/>
                <w:shd w:val="clear" w:color="auto" w:fill="FFFFFF"/>
              </w:rPr>
            </w:rPrChange>
          </w:rPr>
          <w:t>(5)</w:t>
        </w:r>
      </w:ins>
      <w:ins w:id="1211" w:author="Man Lim Ho" w:date="2024-07-11T09:52:00Z" w16du:dateUtc="2024-07-10T23:52:00Z">
        <w:r w:rsidRPr="0053195C">
          <w:rPr>
            <w:rFonts w:ascii="Arial" w:hAnsi="Arial" w:cs="Arial"/>
            <w:color w:val="00B050"/>
            <w:sz w:val="24"/>
            <w:szCs w:val="24"/>
            <w:shd w:val="clear" w:color="auto" w:fill="FFFFFF"/>
            <w:rPrChange w:id="1212" w:author="Man Lim Ho" w:date="2024-07-11T10:51:00Z" w16du:dateUtc="2024-07-11T00:51:00Z">
              <w:rPr>
                <w:rFonts w:ascii="Arial" w:hAnsi="Arial" w:cs="Arial"/>
                <w:color w:val="000033"/>
                <w:sz w:val="24"/>
                <w:szCs w:val="24"/>
                <w:shd w:val="clear" w:color="auto" w:fill="FFFFFF"/>
              </w:rPr>
            </w:rPrChange>
          </w:rPr>
          <w:t>." and removed the subsequent sentence.</w:t>
        </w:r>
      </w:ins>
      <w:ins w:id="1213" w:author="Man Lim Ho" w:date="2024-07-11T10:29:00Z" w16du:dateUtc="2024-07-11T00:29:00Z">
        <w:r w:rsidR="00B56355" w:rsidRPr="0053195C">
          <w:rPr>
            <w:rFonts w:ascii="Arial" w:hAnsi="Arial" w:cs="Arial"/>
            <w:color w:val="00B050"/>
            <w:sz w:val="24"/>
            <w:szCs w:val="24"/>
            <w:shd w:val="clear" w:color="auto" w:fill="FFFFFF"/>
            <w:rPrChange w:id="1214" w:author="Man Lim Ho" w:date="2024-07-11T10:51:00Z" w16du:dateUtc="2024-07-11T00:51:00Z">
              <w:rPr>
                <w:rFonts w:ascii="Arial" w:hAnsi="Arial" w:cs="Arial"/>
                <w:color w:val="000033"/>
                <w:sz w:val="24"/>
                <w:szCs w:val="24"/>
                <w:shd w:val="clear" w:color="auto" w:fill="FFFFFF"/>
              </w:rPr>
            </w:rPrChange>
          </w:rPr>
          <w:t xml:space="preserve"> (New line</w:t>
        </w:r>
      </w:ins>
      <w:ins w:id="1215" w:author="Man Lim Ho" w:date="2024-07-11T10:30:00Z" w16du:dateUtc="2024-07-11T00:30:00Z">
        <w:r w:rsidR="00B56355" w:rsidRPr="0053195C">
          <w:rPr>
            <w:rFonts w:ascii="Arial" w:hAnsi="Arial" w:cs="Arial"/>
            <w:color w:val="00B050"/>
            <w:sz w:val="24"/>
            <w:szCs w:val="24"/>
            <w:shd w:val="clear" w:color="auto" w:fill="FFFFFF"/>
            <w:rPrChange w:id="1216" w:author="Man Lim Ho" w:date="2024-07-11T10:51:00Z" w16du:dateUtc="2024-07-11T00:51:00Z">
              <w:rPr>
                <w:rFonts w:ascii="Arial" w:hAnsi="Arial" w:cs="Arial"/>
                <w:color w:val="000033"/>
                <w:sz w:val="24"/>
                <w:szCs w:val="24"/>
                <w:shd w:val="clear" w:color="auto" w:fill="FFFFFF"/>
              </w:rPr>
            </w:rPrChange>
          </w:rPr>
          <w:t>s number 84-85)</w:t>
        </w:r>
      </w:ins>
    </w:p>
    <w:p w14:paraId="1F6B1DF0" w14:textId="56E6F1A2" w:rsidR="006E3F5A" w:rsidRDefault="006E3F5A" w:rsidP="0016179E">
      <w:pPr>
        <w:spacing w:before="240" w:line="480" w:lineRule="auto"/>
        <w:jc w:val="both"/>
        <w:rPr>
          <w:ins w:id="1217" w:author="Man Lim Ho" w:date="2024-07-11T09:54:00Z" w16du:dateUtc="2024-07-10T23:54:00Z"/>
          <w:rFonts w:ascii="Arial" w:hAnsi="Arial" w:cs="Arial"/>
          <w:color w:val="000033"/>
          <w:sz w:val="24"/>
          <w:szCs w:val="24"/>
          <w:shd w:val="clear" w:color="auto" w:fill="FFFFFF"/>
        </w:rPr>
      </w:pPr>
      <w:ins w:id="1218" w:author="Man Lim Ho" w:date="2024-07-11T09:54:00Z" w16du:dateUtc="2024-07-10T23:54:00Z">
        <w:r>
          <w:rPr>
            <w:rFonts w:ascii="Arial" w:hAnsi="Arial" w:cs="Arial"/>
            <w:color w:val="000033"/>
            <w:sz w:val="24"/>
            <w:szCs w:val="24"/>
            <w:shd w:val="clear" w:color="auto" w:fill="FFFFFF"/>
          </w:rPr>
          <w:t>L96-97</w:t>
        </w:r>
        <w:r w:rsidR="007C222D">
          <w:rPr>
            <w:rFonts w:ascii="Arial" w:hAnsi="Arial" w:cs="Arial"/>
            <w:color w:val="000033"/>
            <w:sz w:val="24"/>
            <w:szCs w:val="24"/>
            <w:shd w:val="clear" w:color="auto" w:fill="FFFFFF"/>
          </w:rPr>
          <w:t xml:space="preserve"> </w:t>
        </w:r>
        <w:r w:rsidR="007C222D" w:rsidRPr="007C222D">
          <w:rPr>
            <w:rFonts w:ascii="Arial" w:hAnsi="Arial" w:cs="Arial"/>
            <w:color w:val="000033"/>
            <w:sz w:val="24"/>
            <w:szCs w:val="24"/>
            <w:shd w:val="clear" w:color="auto" w:fill="FFFFFF"/>
          </w:rPr>
          <w:t>Unclear what "this pattern" refers to</w:t>
        </w:r>
      </w:ins>
    </w:p>
    <w:p w14:paraId="1AF13388" w14:textId="071B344F" w:rsidR="007C222D" w:rsidRPr="0053195C" w:rsidRDefault="007C222D" w:rsidP="0016179E">
      <w:pPr>
        <w:spacing w:before="240" w:line="480" w:lineRule="auto"/>
        <w:jc w:val="both"/>
        <w:rPr>
          <w:ins w:id="1219" w:author="Man Lim Ho" w:date="2024-07-11T09:54:00Z" w16du:dateUtc="2024-07-10T23:54:00Z"/>
          <w:rFonts w:ascii="Arial" w:hAnsi="Arial" w:cs="Arial"/>
          <w:color w:val="00B050"/>
          <w:sz w:val="24"/>
          <w:szCs w:val="24"/>
          <w:shd w:val="clear" w:color="auto" w:fill="FFFFFF"/>
          <w:rPrChange w:id="1220" w:author="Man Lim Ho" w:date="2024-07-11T10:51:00Z" w16du:dateUtc="2024-07-11T00:51:00Z">
            <w:rPr>
              <w:ins w:id="1221" w:author="Man Lim Ho" w:date="2024-07-11T09:54:00Z" w16du:dateUtc="2024-07-10T23:54:00Z"/>
              <w:rFonts w:ascii="Arial" w:hAnsi="Arial" w:cs="Arial"/>
              <w:color w:val="000033"/>
              <w:sz w:val="24"/>
              <w:szCs w:val="24"/>
              <w:shd w:val="clear" w:color="auto" w:fill="FFFFFF"/>
            </w:rPr>
          </w:rPrChange>
        </w:rPr>
      </w:pPr>
      <w:ins w:id="1222" w:author="Man Lim Ho" w:date="2024-07-11T09:54:00Z" w16du:dateUtc="2024-07-10T23:54:00Z">
        <w:r w:rsidRPr="0053195C">
          <w:rPr>
            <w:rFonts w:ascii="Arial" w:hAnsi="Arial" w:cs="Arial"/>
            <w:color w:val="00B050"/>
            <w:sz w:val="24"/>
            <w:szCs w:val="24"/>
            <w:shd w:val="clear" w:color="auto" w:fill="FFFFFF"/>
            <w:rPrChange w:id="1223" w:author="Man Lim Ho" w:date="2024-07-11T10:51:00Z" w16du:dateUtc="2024-07-11T00:51:00Z">
              <w:rPr>
                <w:rFonts w:ascii="Arial" w:hAnsi="Arial" w:cs="Arial"/>
                <w:color w:val="000033"/>
                <w:sz w:val="24"/>
                <w:szCs w:val="24"/>
                <w:shd w:val="clear" w:color="auto" w:fill="FFFFFF"/>
              </w:rPr>
            </w:rPrChange>
          </w:rPr>
          <w:t xml:space="preserve">Author Response: </w:t>
        </w:r>
        <w:r w:rsidRPr="0053195C">
          <w:rPr>
            <w:rFonts w:ascii="Arial" w:hAnsi="Arial" w:cs="Arial"/>
            <w:color w:val="00B050"/>
            <w:sz w:val="24"/>
            <w:szCs w:val="24"/>
            <w:shd w:val="clear" w:color="auto" w:fill="FFFFFF"/>
            <w:rPrChange w:id="1224" w:author="Man Lim Ho" w:date="2024-07-11T10:51:00Z" w16du:dateUtc="2024-07-11T00:51:00Z">
              <w:rPr>
                <w:rFonts w:ascii="Arial" w:hAnsi="Arial" w:cs="Arial"/>
                <w:color w:val="000033"/>
                <w:sz w:val="24"/>
                <w:szCs w:val="24"/>
                <w:shd w:val="clear" w:color="auto" w:fill="FFFFFF"/>
              </w:rPr>
            </w:rPrChange>
          </w:rPr>
          <w:t>I have rephrased the sentence as "These reviews and studies have led to new research, and more efforts directed to the conservation of subtropical coral reefs."</w:t>
        </w:r>
      </w:ins>
      <w:ins w:id="1225" w:author="Man Lim Ho" w:date="2024-07-11T10:30:00Z" w16du:dateUtc="2024-07-11T00:30:00Z">
        <w:r w:rsidR="00D770B1" w:rsidRPr="0053195C">
          <w:rPr>
            <w:rFonts w:ascii="Arial" w:hAnsi="Arial" w:cs="Arial"/>
            <w:color w:val="00B050"/>
            <w:sz w:val="24"/>
            <w:szCs w:val="24"/>
            <w:shd w:val="clear" w:color="auto" w:fill="FFFFFF"/>
            <w:rPrChange w:id="1226" w:author="Man Lim Ho" w:date="2024-07-11T10:51:00Z" w16du:dateUtc="2024-07-11T00:51:00Z">
              <w:rPr>
                <w:rFonts w:ascii="Arial" w:hAnsi="Arial" w:cs="Arial"/>
                <w:color w:val="000033"/>
                <w:sz w:val="24"/>
                <w:szCs w:val="24"/>
                <w:shd w:val="clear" w:color="auto" w:fill="FFFFFF"/>
              </w:rPr>
            </w:rPrChange>
          </w:rPr>
          <w:t xml:space="preserve"> (New lines number 107-109)</w:t>
        </w:r>
      </w:ins>
    </w:p>
    <w:p w14:paraId="603FAA14" w14:textId="42A8F836" w:rsidR="00BF1CD6" w:rsidRDefault="00BF1CD6" w:rsidP="0016179E">
      <w:pPr>
        <w:spacing w:before="240" w:line="480" w:lineRule="auto"/>
        <w:jc w:val="both"/>
        <w:rPr>
          <w:ins w:id="1227" w:author="Man Lim Ho" w:date="2024-07-11T09:54:00Z" w16du:dateUtc="2024-07-10T23:54:00Z"/>
          <w:rFonts w:ascii="Arial" w:hAnsi="Arial" w:cs="Arial"/>
          <w:color w:val="000033"/>
          <w:sz w:val="24"/>
          <w:szCs w:val="24"/>
          <w:shd w:val="clear" w:color="auto" w:fill="FFFFFF"/>
        </w:rPr>
      </w:pPr>
      <w:ins w:id="1228" w:author="Man Lim Ho" w:date="2024-07-11T09:54:00Z" w16du:dateUtc="2024-07-10T23:54:00Z">
        <w:r>
          <w:rPr>
            <w:rFonts w:ascii="Arial" w:hAnsi="Arial" w:cs="Arial"/>
            <w:color w:val="000033"/>
            <w:sz w:val="24"/>
            <w:szCs w:val="24"/>
            <w:shd w:val="clear" w:color="auto" w:fill="FFFFFF"/>
          </w:rPr>
          <w:t>L115 with</w:t>
        </w:r>
      </w:ins>
    </w:p>
    <w:p w14:paraId="781EEEC9" w14:textId="6090DE77" w:rsidR="00BF1CD6" w:rsidRPr="0053195C" w:rsidRDefault="00BF1CD6" w:rsidP="0016179E">
      <w:pPr>
        <w:spacing w:before="240" w:line="480" w:lineRule="auto"/>
        <w:jc w:val="both"/>
        <w:rPr>
          <w:ins w:id="1229" w:author="Man Lim Ho" w:date="2024-07-11T09:55:00Z" w16du:dateUtc="2024-07-10T23:55:00Z"/>
          <w:rFonts w:ascii="Arial" w:hAnsi="Arial" w:cs="Arial"/>
          <w:color w:val="00B050"/>
          <w:sz w:val="24"/>
          <w:szCs w:val="24"/>
          <w:shd w:val="clear" w:color="auto" w:fill="FFFFFF"/>
          <w:rPrChange w:id="1230" w:author="Man Lim Ho" w:date="2024-07-11T10:51:00Z" w16du:dateUtc="2024-07-11T00:51:00Z">
            <w:rPr>
              <w:ins w:id="1231" w:author="Man Lim Ho" w:date="2024-07-11T09:55:00Z" w16du:dateUtc="2024-07-10T23:55:00Z"/>
              <w:rFonts w:ascii="Arial" w:hAnsi="Arial" w:cs="Arial"/>
              <w:color w:val="000033"/>
              <w:sz w:val="24"/>
              <w:szCs w:val="24"/>
              <w:shd w:val="clear" w:color="auto" w:fill="FFFFFF"/>
            </w:rPr>
          </w:rPrChange>
        </w:rPr>
      </w:pPr>
      <w:ins w:id="1232" w:author="Man Lim Ho" w:date="2024-07-11T09:55:00Z" w16du:dateUtc="2024-07-10T23:55:00Z">
        <w:r w:rsidRPr="0053195C">
          <w:rPr>
            <w:rFonts w:ascii="Arial" w:hAnsi="Arial" w:cs="Arial"/>
            <w:color w:val="00B050"/>
            <w:sz w:val="24"/>
            <w:szCs w:val="24"/>
            <w:shd w:val="clear" w:color="auto" w:fill="FFFFFF"/>
            <w:rPrChange w:id="1233" w:author="Man Lim Ho" w:date="2024-07-11T10:51:00Z" w16du:dateUtc="2024-07-11T00:51:00Z">
              <w:rPr>
                <w:rFonts w:ascii="Arial" w:hAnsi="Arial" w:cs="Arial"/>
                <w:color w:val="000033"/>
                <w:sz w:val="24"/>
                <w:szCs w:val="24"/>
                <w:shd w:val="clear" w:color="auto" w:fill="FFFFFF"/>
              </w:rPr>
            </w:rPrChange>
          </w:rPr>
          <w:t xml:space="preserve">Author Response: </w:t>
        </w:r>
        <w:r w:rsidR="00E359CB" w:rsidRPr="0053195C">
          <w:rPr>
            <w:rFonts w:ascii="Arial" w:hAnsi="Arial" w:cs="Arial"/>
            <w:color w:val="00B050"/>
            <w:sz w:val="24"/>
            <w:szCs w:val="24"/>
            <w:shd w:val="clear" w:color="auto" w:fill="FFFFFF"/>
            <w:rPrChange w:id="1234" w:author="Man Lim Ho" w:date="2024-07-11T10:51:00Z" w16du:dateUtc="2024-07-11T00:51:00Z">
              <w:rPr>
                <w:rFonts w:ascii="Arial" w:hAnsi="Arial" w:cs="Arial"/>
                <w:color w:val="000033"/>
                <w:sz w:val="24"/>
                <w:szCs w:val="24"/>
                <w:shd w:val="clear" w:color="auto" w:fill="FFFFFF"/>
              </w:rPr>
            </w:rPrChange>
          </w:rPr>
          <w:t>I have added "with" to the sentence.</w:t>
        </w:r>
      </w:ins>
      <w:ins w:id="1235" w:author="Man Lim Ho" w:date="2024-07-11T10:31:00Z" w16du:dateUtc="2024-07-11T00:31:00Z">
        <w:r w:rsidR="001F530F" w:rsidRPr="0053195C">
          <w:rPr>
            <w:rFonts w:ascii="Arial" w:hAnsi="Arial" w:cs="Arial"/>
            <w:color w:val="00B050"/>
            <w:sz w:val="24"/>
            <w:szCs w:val="24"/>
            <w:shd w:val="clear" w:color="auto" w:fill="FFFFFF"/>
            <w:rPrChange w:id="1236" w:author="Man Lim Ho" w:date="2024-07-11T10:51:00Z" w16du:dateUtc="2024-07-11T00:51:00Z">
              <w:rPr>
                <w:rFonts w:ascii="Arial" w:hAnsi="Arial" w:cs="Arial"/>
                <w:color w:val="000033"/>
                <w:sz w:val="24"/>
                <w:szCs w:val="24"/>
                <w:shd w:val="clear" w:color="auto" w:fill="FFFFFF"/>
              </w:rPr>
            </w:rPrChange>
          </w:rPr>
          <w:t xml:space="preserve"> (New line number 125)</w:t>
        </w:r>
      </w:ins>
    </w:p>
    <w:p w14:paraId="4E97CA0E" w14:textId="412DBA63" w:rsidR="00E359CB" w:rsidRDefault="00E359CB" w:rsidP="0016179E">
      <w:pPr>
        <w:spacing w:before="240" w:line="480" w:lineRule="auto"/>
        <w:jc w:val="both"/>
        <w:rPr>
          <w:ins w:id="1237" w:author="Man Lim Ho" w:date="2024-07-11T09:55:00Z" w16du:dateUtc="2024-07-10T23:55:00Z"/>
          <w:rFonts w:ascii="Arial" w:hAnsi="Arial" w:cs="Arial"/>
          <w:color w:val="000033"/>
          <w:sz w:val="24"/>
          <w:szCs w:val="24"/>
          <w:shd w:val="clear" w:color="auto" w:fill="FFFFFF"/>
        </w:rPr>
      </w:pPr>
      <w:ins w:id="1238" w:author="Man Lim Ho" w:date="2024-07-11T09:55:00Z" w16du:dateUtc="2024-07-10T23:55:00Z">
        <w:r>
          <w:rPr>
            <w:rFonts w:ascii="Arial" w:hAnsi="Arial" w:cs="Arial"/>
            <w:color w:val="000033"/>
            <w:sz w:val="24"/>
            <w:szCs w:val="24"/>
            <w:shd w:val="clear" w:color="auto" w:fill="FFFFFF"/>
          </w:rPr>
          <w:lastRenderedPageBreak/>
          <w:t>L155 I’m unclear on what this means</w:t>
        </w:r>
      </w:ins>
    </w:p>
    <w:p w14:paraId="0727588D" w14:textId="7AEAEF84" w:rsidR="00E359CB" w:rsidRPr="0053195C" w:rsidRDefault="00E359CB" w:rsidP="0016179E">
      <w:pPr>
        <w:spacing w:before="240" w:line="480" w:lineRule="auto"/>
        <w:jc w:val="both"/>
        <w:rPr>
          <w:ins w:id="1239" w:author="Man Lim Ho" w:date="2024-07-11T09:56:00Z" w16du:dateUtc="2024-07-10T23:56:00Z"/>
          <w:rFonts w:ascii="Arial" w:hAnsi="Arial" w:cs="Arial"/>
          <w:color w:val="00B050"/>
          <w:sz w:val="24"/>
          <w:szCs w:val="24"/>
          <w:shd w:val="clear" w:color="auto" w:fill="FFFFFF"/>
          <w:rPrChange w:id="1240" w:author="Man Lim Ho" w:date="2024-07-11T10:51:00Z" w16du:dateUtc="2024-07-11T00:51:00Z">
            <w:rPr>
              <w:ins w:id="1241" w:author="Man Lim Ho" w:date="2024-07-11T09:56:00Z" w16du:dateUtc="2024-07-10T23:56:00Z"/>
              <w:rFonts w:ascii="Arial" w:hAnsi="Arial" w:cs="Arial"/>
              <w:color w:val="000033"/>
              <w:sz w:val="24"/>
              <w:szCs w:val="24"/>
              <w:shd w:val="clear" w:color="auto" w:fill="FFFFFF"/>
            </w:rPr>
          </w:rPrChange>
        </w:rPr>
      </w:pPr>
      <w:ins w:id="1242" w:author="Man Lim Ho" w:date="2024-07-11T09:55:00Z" w16du:dateUtc="2024-07-10T23:55:00Z">
        <w:r w:rsidRPr="0053195C">
          <w:rPr>
            <w:rFonts w:ascii="Arial" w:hAnsi="Arial" w:cs="Arial"/>
            <w:color w:val="00B050"/>
            <w:sz w:val="24"/>
            <w:szCs w:val="24"/>
            <w:shd w:val="clear" w:color="auto" w:fill="FFFFFF"/>
            <w:rPrChange w:id="1243" w:author="Man Lim Ho" w:date="2024-07-11T10:51:00Z" w16du:dateUtc="2024-07-11T00:51:00Z">
              <w:rPr>
                <w:rFonts w:ascii="Arial" w:hAnsi="Arial" w:cs="Arial"/>
                <w:color w:val="000033"/>
                <w:sz w:val="24"/>
                <w:szCs w:val="24"/>
                <w:shd w:val="clear" w:color="auto" w:fill="FFFFFF"/>
              </w:rPr>
            </w:rPrChange>
          </w:rPr>
          <w:t xml:space="preserve">Author Response: </w:t>
        </w:r>
        <w:r w:rsidRPr="0053195C">
          <w:rPr>
            <w:rFonts w:ascii="Arial" w:hAnsi="Arial" w:cs="Arial"/>
            <w:color w:val="00B050"/>
            <w:sz w:val="24"/>
            <w:szCs w:val="24"/>
            <w:shd w:val="clear" w:color="auto" w:fill="FFFFFF"/>
            <w:rPrChange w:id="1244" w:author="Man Lim Ho" w:date="2024-07-11T10:51:00Z" w16du:dateUtc="2024-07-11T00:51:00Z">
              <w:rPr>
                <w:rFonts w:ascii="Arial" w:hAnsi="Arial" w:cs="Arial"/>
                <w:color w:val="000033"/>
                <w:sz w:val="24"/>
                <w:szCs w:val="24"/>
                <w:shd w:val="clear" w:color="auto" w:fill="FFFFFF"/>
              </w:rPr>
            </w:rPrChange>
          </w:rPr>
          <w:t xml:space="preserve">Sorry, I have rephrased the sentence to "... concern the metrices of data collection and data </w:t>
        </w:r>
        <w:proofErr w:type="spellStart"/>
        <w:r w:rsidRPr="0053195C">
          <w:rPr>
            <w:rFonts w:ascii="Arial" w:hAnsi="Arial" w:cs="Arial"/>
            <w:color w:val="00B050"/>
            <w:sz w:val="24"/>
            <w:szCs w:val="24"/>
            <w:shd w:val="clear" w:color="auto" w:fill="FFFFFF"/>
            <w:rPrChange w:id="1245" w:author="Man Lim Ho" w:date="2024-07-11T10:51:00Z" w16du:dateUtc="2024-07-11T00:51:00Z">
              <w:rPr>
                <w:rFonts w:ascii="Arial" w:hAnsi="Arial" w:cs="Arial"/>
                <w:color w:val="000033"/>
                <w:sz w:val="24"/>
                <w:szCs w:val="24"/>
                <w:shd w:val="clear" w:color="auto" w:fill="FFFFFF"/>
              </w:rPr>
            </w:rPrChange>
          </w:rPr>
          <w:t>categortisation</w:t>
        </w:r>
        <w:proofErr w:type="spellEnd"/>
        <w:r w:rsidRPr="0053195C">
          <w:rPr>
            <w:rFonts w:ascii="Arial" w:hAnsi="Arial" w:cs="Arial"/>
            <w:color w:val="00B050"/>
            <w:sz w:val="24"/>
            <w:szCs w:val="24"/>
            <w:shd w:val="clear" w:color="auto" w:fill="FFFFFF"/>
            <w:rPrChange w:id="1246" w:author="Man Lim Ho" w:date="2024-07-11T10:51:00Z" w16du:dateUtc="2024-07-11T00:51:00Z">
              <w:rPr>
                <w:rFonts w:ascii="Arial" w:hAnsi="Arial" w:cs="Arial"/>
                <w:color w:val="000033"/>
                <w:sz w:val="24"/>
                <w:szCs w:val="24"/>
                <w:shd w:val="clear" w:color="auto" w:fill="FFFFFF"/>
              </w:rPr>
            </w:rPrChange>
          </w:rPr>
          <w:t xml:space="preserve"> of existing literature as well as...". We hope this will make the statement clearer.</w:t>
        </w:r>
      </w:ins>
      <w:ins w:id="1247" w:author="Man Lim Ho" w:date="2024-07-11T10:31:00Z" w16du:dateUtc="2024-07-11T00:31:00Z">
        <w:r w:rsidR="00393C7E" w:rsidRPr="0053195C">
          <w:rPr>
            <w:rFonts w:ascii="Arial" w:hAnsi="Arial" w:cs="Arial"/>
            <w:color w:val="00B050"/>
            <w:sz w:val="24"/>
            <w:szCs w:val="24"/>
            <w:shd w:val="clear" w:color="auto" w:fill="FFFFFF"/>
            <w:rPrChange w:id="1248" w:author="Man Lim Ho" w:date="2024-07-11T10:51:00Z" w16du:dateUtc="2024-07-11T00:51:00Z">
              <w:rPr>
                <w:rFonts w:ascii="Arial" w:hAnsi="Arial" w:cs="Arial"/>
                <w:color w:val="000033"/>
                <w:sz w:val="24"/>
                <w:szCs w:val="24"/>
                <w:shd w:val="clear" w:color="auto" w:fill="FFFFFF"/>
              </w:rPr>
            </w:rPrChange>
          </w:rPr>
          <w:t xml:space="preserve"> (New lines number 175-177)</w:t>
        </w:r>
      </w:ins>
    </w:p>
    <w:p w14:paraId="30045EDD" w14:textId="4705BD9A" w:rsidR="00443F94" w:rsidRDefault="00443F94" w:rsidP="0016179E">
      <w:pPr>
        <w:spacing w:before="240" w:line="480" w:lineRule="auto"/>
        <w:jc w:val="both"/>
        <w:rPr>
          <w:ins w:id="1249" w:author="Man Lim Ho" w:date="2024-07-11T09:56:00Z" w16du:dateUtc="2024-07-10T23:56:00Z"/>
          <w:rFonts w:ascii="Arial" w:hAnsi="Arial" w:cs="Arial"/>
          <w:color w:val="000033"/>
          <w:sz w:val="24"/>
          <w:szCs w:val="24"/>
          <w:shd w:val="clear" w:color="auto" w:fill="FFFFFF"/>
        </w:rPr>
      </w:pPr>
      <w:ins w:id="1250" w:author="Man Lim Ho" w:date="2024-07-11T09:56:00Z" w16du:dateUtc="2024-07-10T23:56:00Z">
        <w:r>
          <w:rPr>
            <w:rFonts w:ascii="Arial" w:hAnsi="Arial" w:cs="Arial"/>
            <w:color w:val="000033"/>
            <w:sz w:val="24"/>
            <w:szCs w:val="24"/>
            <w:shd w:val="clear" w:color="auto" w:fill="FFFFFF"/>
          </w:rPr>
          <w:t>L184 r</w:t>
        </w:r>
      </w:ins>
    </w:p>
    <w:p w14:paraId="1CC7D428" w14:textId="4E1E885E" w:rsidR="00443F94" w:rsidRPr="0053195C" w:rsidRDefault="00443F94" w:rsidP="0016179E">
      <w:pPr>
        <w:spacing w:before="240" w:line="480" w:lineRule="auto"/>
        <w:jc w:val="both"/>
        <w:rPr>
          <w:ins w:id="1251" w:author="Man Lim Ho" w:date="2024-07-11T09:56:00Z" w16du:dateUtc="2024-07-10T23:56:00Z"/>
          <w:rFonts w:ascii="Arial" w:hAnsi="Arial" w:cs="Arial"/>
          <w:color w:val="00B050"/>
          <w:sz w:val="24"/>
          <w:szCs w:val="24"/>
          <w:shd w:val="clear" w:color="auto" w:fill="FFFFFF"/>
          <w:rPrChange w:id="1252" w:author="Man Lim Ho" w:date="2024-07-11T10:51:00Z" w16du:dateUtc="2024-07-11T00:51:00Z">
            <w:rPr>
              <w:ins w:id="1253" w:author="Man Lim Ho" w:date="2024-07-11T09:56:00Z" w16du:dateUtc="2024-07-10T23:56:00Z"/>
              <w:rFonts w:ascii="Arial" w:hAnsi="Arial" w:cs="Arial"/>
              <w:color w:val="000033"/>
              <w:sz w:val="24"/>
              <w:szCs w:val="24"/>
              <w:shd w:val="clear" w:color="auto" w:fill="FFFFFF"/>
            </w:rPr>
          </w:rPrChange>
        </w:rPr>
      </w:pPr>
      <w:ins w:id="1254" w:author="Man Lim Ho" w:date="2024-07-11T09:56:00Z" w16du:dateUtc="2024-07-10T23:56:00Z">
        <w:r w:rsidRPr="0053195C">
          <w:rPr>
            <w:rFonts w:ascii="Arial" w:hAnsi="Arial" w:cs="Arial"/>
            <w:color w:val="00B050"/>
            <w:sz w:val="24"/>
            <w:szCs w:val="24"/>
            <w:shd w:val="clear" w:color="auto" w:fill="FFFFFF"/>
            <w:rPrChange w:id="1255" w:author="Man Lim Ho" w:date="2024-07-11T10:51:00Z" w16du:dateUtc="2024-07-11T00:51:00Z">
              <w:rPr>
                <w:rFonts w:ascii="Arial" w:hAnsi="Arial" w:cs="Arial"/>
                <w:color w:val="000033"/>
                <w:sz w:val="24"/>
                <w:szCs w:val="24"/>
                <w:shd w:val="clear" w:color="auto" w:fill="FFFFFF"/>
              </w:rPr>
            </w:rPrChange>
          </w:rPr>
          <w:t>Author Response:</w:t>
        </w:r>
      </w:ins>
      <w:ins w:id="1256" w:author="Man Lim Ho" w:date="2024-07-11T09:58:00Z" w16du:dateUtc="2024-07-10T23:58:00Z">
        <w:r w:rsidR="001E2886" w:rsidRPr="0053195C">
          <w:rPr>
            <w:color w:val="00B050"/>
            <w:rPrChange w:id="1257" w:author="Man Lim Ho" w:date="2024-07-11T10:51:00Z" w16du:dateUtc="2024-07-11T00:51:00Z">
              <w:rPr/>
            </w:rPrChange>
          </w:rPr>
          <w:t xml:space="preserve"> </w:t>
        </w:r>
      </w:ins>
      <w:ins w:id="1258" w:author="Man Lim Ho" w:date="2024-07-11T10:00:00Z" w16du:dateUtc="2024-07-11T00:00:00Z">
        <w:r w:rsidR="00CD73A3" w:rsidRPr="0053195C">
          <w:rPr>
            <w:rFonts w:ascii="Arial" w:hAnsi="Arial" w:cs="Arial"/>
            <w:color w:val="00B050"/>
            <w:sz w:val="24"/>
            <w:szCs w:val="24"/>
            <w:shd w:val="clear" w:color="auto" w:fill="FFFFFF"/>
            <w:rPrChange w:id="1259" w:author="Man Lim Ho" w:date="2024-07-11T10:51:00Z" w16du:dateUtc="2024-07-11T00:51:00Z">
              <w:rPr>
                <w:rFonts w:ascii="Arial" w:hAnsi="Arial" w:cs="Arial"/>
                <w:color w:val="000033"/>
                <w:sz w:val="24"/>
                <w:szCs w:val="24"/>
                <w:shd w:val="clear" w:color="auto" w:fill="FFFFFF"/>
              </w:rPr>
            </w:rPrChange>
          </w:rPr>
          <w:t xml:space="preserve">The terminology section has been removed </w:t>
        </w:r>
      </w:ins>
      <w:ins w:id="1260" w:author="Man Lim Ho" w:date="2024-07-11T10:01:00Z" w16du:dateUtc="2024-07-11T00:01:00Z">
        <w:r w:rsidR="009D3D7F" w:rsidRPr="0053195C">
          <w:rPr>
            <w:rFonts w:ascii="Arial" w:hAnsi="Arial" w:cs="Arial"/>
            <w:color w:val="00B050"/>
            <w:sz w:val="24"/>
            <w:szCs w:val="24"/>
            <w:shd w:val="clear" w:color="auto" w:fill="FFFFFF"/>
            <w:rPrChange w:id="1261" w:author="Man Lim Ho" w:date="2024-07-11T10:51:00Z" w16du:dateUtc="2024-07-11T00:51:00Z">
              <w:rPr>
                <w:rFonts w:ascii="Arial" w:hAnsi="Arial" w:cs="Arial"/>
                <w:color w:val="000033"/>
                <w:sz w:val="24"/>
                <w:szCs w:val="24"/>
                <w:shd w:val="clear" w:color="auto" w:fill="FFFFFF"/>
              </w:rPr>
            </w:rPrChange>
          </w:rPr>
          <w:t>as the</w:t>
        </w:r>
      </w:ins>
      <w:ins w:id="1262" w:author="Man Lim Ho" w:date="2024-07-11T10:02:00Z" w16du:dateUtc="2024-07-11T00:02:00Z">
        <w:r w:rsidR="00C208D0" w:rsidRPr="0053195C">
          <w:rPr>
            <w:rFonts w:ascii="Arial" w:hAnsi="Arial" w:cs="Arial"/>
            <w:color w:val="00B050"/>
            <w:sz w:val="24"/>
            <w:szCs w:val="24"/>
            <w:shd w:val="clear" w:color="auto" w:fill="FFFFFF"/>
            <w:rPrChange w:id="1263" w:author="Man Lim Ho" w:date="2024-07-11T10:51:00Z" w16du:dateUtc="2024-07-11T00:51:00Z">
              <w:rPr>
                <w:rFonts w:ascii="Arial" w:hAnsi="Arial" w:cs="Arial"/>
                <w:color w:val="000033"/>
                <w:sz w:val="24"/>
                <w:szCs w:val="24"/>
                <w:shd w:val="clear" w:color="auto" w:fill="FFFFFF"/>
              </w:rPr>
            </w:rPrChange>
          </w:rPr>
          <w:t xml:space="preserve"> meanings of</w:t>
        </w:r>
      </w:ins>
      <w:ins w:id="1264" w:author="Man Lim Ho" w:date="2024-07-11T10:01:00Z" w16du:dateUtc="2024-07-11T00:01:00Z">
        <w:r w:rsidR="009D3D7F" w:rsidRPr="0053195C">
          <w:rPr>
            <w:rFonts w:ascii="Arial" w:hAnsi="Arial" w:cs="Arial"/>
            <w:color w:val="00B050"/>
            <w:sz w:val="24"/>
            <w:szCs w:val="24"/>
            <w:shd w:val="clear" w:color="auto" w:fill="FFFFFF"/>
            <w:rPrChange w:id="1265" w:author="Man Lim Ho" w:date="2024-07-11T10:51:00Z" w16du:dateUtc="2024-07-11T00:51:00Z">
              <w:rPr>
                <w:rFonts w:ascii="Arial" w:hAnsi="Arial" w:cs="Arial"/>
                <w:color w:val="000033"/>
                <w:sz w:val="24"/>
                <w:szCs w:val="24"/>
                <w:shd w:val="clear" w:color="auto" w:fill="FFFFFF"/>
              </w:rPr>
            </w:rPrChange>
          </w:rPr>
          <w:t xml:space="preserve"> terminologies </w:t>
        </w:r>
        <w:r w:rsidR="00C208D0" w:rsidRPr="0053195C">
          <w:rPr>
            <w:rFonts w:ascii="Arial" w:hAnsi="Arial" w:cs="Arial"/>
            <w:color w:val="00B050"/>
            <w:sz w:val="24"/>
            <w:szCs w:val="24"/>
            <w:shd w:val="clear" w:color="auto" w:fill="FFFFFF"/>
            <w:rPrChange w:id="1266" w:author="Man Lim Ho" w:date="2024-07-11T10:51:00Z" w16du:dateUtc="2024-07-11T00:51:00Z">
              <w:rPr>
                <w:rFonts w:ascii="Arial" w:hAnsi="Arial" w:cs="Arial"/>
                <w:color w:val="000033"/>
                <w:sz w:val="24"/>
                <w:szCs w:val="24"/>
                <w:shd w:val="clear" w:color="auto" w:fill="FFFFFF"/>
              </w:rPr>
            </w:rPrChange>
          </w:rPr>
          <w:t xml:space="preserve">were explained </w:t>
        </w:r>
      </w:ins>
      <w:ins w:id="1267" w:author="Man Lim Ho" w:date="2024-07-11T10:02:00Z" w16du:dateUtc="2024-07-11T00:02:00Z">
        <w:r w:rsidR="00C208D0" w:rsidRPr="0053195C">
          <w:rPr>
            <w:rFonts w:ascii="Arial" w:hAnsi="Arial" w:cs="Arial"/>
            <w:color w:val="00B050"/>
            <w:sz w:val="24"/>
            <w:szCs w:val="24"/>
            <w:shd w:val="clear" w:color="auto" w:fill="FFFFFF"/>
            <w:rPrChange w:id="1268" w:author="Man Lim Ho" w:date="2024-07-11T10:51:00Z" w16du:dateUtc="2024-07-11T00:51:00Z">
              <w:rPr>
                <w:rFonts w:ascii="Arial" w:hAnsi="Arial" w:cs="Arial"/>
                <w:color w:val="000033"/>
                <w:sz w:val="24"/>
                <w:szCs w:val="24"/>
                <w:shd w:val="clear" w:color="auto" w:fill="FFFFFF"/>
              </w:rPr>
            </w:rPrChange>
          </w:rPr>
          <w:t>in the main text.</w:t>
        </w:r>
      </w:ins>
    </w:p>
    <w:p w14:paraId="608B3E62" w14:textId="08F90DAA" w:rsidR="00A32348" w:rsidRDefault="00A32348" w:rsidP="0016179E">
      <w:pPr>
        <w:spacing w:before="240" w:line="480" w:lineRule="auto"/>
        <w:jc w:val="both"/>
        <w:rPr>
          <w:rFonts w:ascii="Arial" w:hAnsi="Arial" w:cs="Arial"/>
          <w:color w:val="000033"/>
          <w:sz w:val="24"/>
          <w:szCs w:val="24"/>
          <w:shd w:val="clear" w:color="auto" w:fill="FFFFFF"/>
        </w:rPr>
      </w:pPr>
      <w:ins w:id="1269" w:author="Man Lim Ho" w:date="2024-07-11T09:56:00Z" w16du:dateUtc="2024-07-10T23:56:00Z">
        <w:r>
          <w:rPr>
            <w:rFonts w:ascii="Arial" w:hAnsi="Arial" w:cs="Arial"/>
            <w:color w:val="000033"/>
            <w:sz w:val="24"/>
            <w:szCs w:val="24"/>
            <w:shd w:val="clear" w:color="auto" w:fill="FFFFFF"/>
          </w:rPr>
          <w:t xml:space="preserve">L193 </w:t>
        </w:r>
        <w:r w:rsidRPr="00A32348">
          <w:rPr>
            <w:rFonts w:ascii="Arial" w:hAnsi="Arial" w:cs="Arial"/>
            <w:color w:val="000033"/>
            <w:sz w:val="24"/>
            <w:szCs w:val="24"/>
            <w:shd w:val="clear" w:color="auto" w:fill="FFFFFF"/>
          </w:rPr>
          <w:t>define or spell out? Reference?</w:t>
        </w:r>
      </w:ins>
    </w:p>
    <w:p w14:paraId="6865A7C2" w14:textId="691E6540" w:rsidR="00A32348" w:rsidRPr="0053195C" w:rsidRDefault="00A32348" w:rsidP="0016179E">
      <w:pPr>
        <w:spacing w:before="240" w:line="480" w:lineRule="auto"/>
        <w:jc w:val="both"/>
        <w:rPr>
          <w:ins w:id="1270" w:author="Man Lim Ho" w:date="2024-07-11T09:58:00Z" w16du:dateUtc="2024-07-10T23:58:00Z"/>
          <w:rFonts w:ascii="Arial" w:hAnsi="Arial" w:cs="Arial"/>
          <w:color w:val="00B050"/>
          <w:sz w:val="24"/>
          <w:szCs w:val="24"/>
          <w:shd w:val="clear" w:color="auto" w:fill="FFFFFF"/>
          <w:rPrChange w:id="1271" w:author="Man Lim Ho" w:date="2024-07-11T10:51:00Z" w16du:dateUtc="2024-07-11T00:51:00Z">
            <w:rPr>
              <w:ins w:id="1272" w:author="Man Lim Ho" w:date="2024-07-11T09:58:00Z" w16du:dateUtc="2024-07-10T23:58:00Z"/>
              <w:rFonts w:ascii="Arial" w:hAnsi="Arial" w:cs="Arial"/>
              <w:color w:val="000033"/>
              <w:sz w:val="24"/>
              <w:szCs w:val="24"/>
              <w:shd w:val="clear" w:color="auto" w:fill="FFFFFF"/>
            </w:rPr>
          </w:rPrChange>
        </w:rPr>
      </w:pPr>
      <w:ins w:id="1273" w:author="Man Lim Ho" w:date="2024-07-11T09:56:00Z" w16du:dateUtc="2024-07-10T23:56:00Z">
        <w:r w:rsidRPr="0053195C">
          <w:rPr>
            <w:rFonts w:ascii="Arial" w:hAnsi="Arial" w:cs="Arial"/>
            <w:color w:val="00B050"/>
            <w:sz w:val="24"/>
            <w:szCs w:val="24"/>
            <w:shd w:val="clear" w:color="auto" w:fill="FFFFFF"/>
            <w:rPrChange w:id="1274" w:author="Man Lim Ho" w:date="2024-07-11T10:51:00Z" w16du:dateUtc="2024-07-11T00:51:00Z">
              <w:rPr>
                <w:rFonts w:ascii="Arial" w:hAnsi="Arial" w:cs="Arial"/>
                <w:color w:val="000033"/>
                <w:sz w:val="24"/>
                <w:szCs w:val="24"/>
                <w:shd w:val="clear" w:color="auto" w:fill="FFFFFF"/>
              </w:rPr>
            </w:rPrChange>
          </w:rPr>
          <w:t xml:space="preserve">Author Response: </w:t>
        </w:r>
      </w:ins>
      <w:ins w:id="1275" w:author="Man Lim Ho" w:date="2024-07-11T09:58:00Z" w16du:dateUtc="2024-07-10T23:58:00Z">
        <w:r w:rsidR="00BF41BC" w:rsidRPr="0053195C">
          <w:rPr>
            <w:rFonts w:ascii="Arial" w:hAnsi="Arial" w:cs="Arial"/>
            <w:color w:val="00B050"/>
            <w:sz w:val="24"/>
            <w:szCs w:val="24"/>
            <w:shd w:val="clear" w:color="auto" w:fill="FFFFFF"/>
            <w:rPrChange w:id="1276" w:author="Man Lim Ho" w:date="2024-07-11T10:51:00Z" w16du:dateUtc="2024-07-11T00:51:00Z">
              <w:rPr>
                <w:rFonts w:ascii="Arial" w:hAnsi="Arial" w:cs="Arial"/>
                <w:color w:val="000033"/>
                <w:sz w:val="24"/>
                <w:szCs w:val="24"/>
                <w:shd w:val="clear" w:color="auto" w:fill="FFFFFF"/>
              </w:rPr>
            </w:rPrChange>
          </w:rPr>
          <w:t>We have removed PICO as it is irrelevant to this systematic map.</w:t>
        </w:r>
      </w:ins>
    </w:p>
    <w:p w14:paraId="3848792E" w14:textId="7F1D33DC" w:rsidR="00BF41BC" w:rsidRDefault="009B5C05" w:rsidP="0016179E">
      <w:pPr>
        <w:spacing w:before="240" w:line="480" w:lineRule="auto"/>
        <w:jc w:val="both"/>
        <w:rPr>
          <w:ins w:id="1277" w:author="Man Lim Ho" w:date="2024-07-11T09:59:00Z" w16du:dateUtc="2024-07-10T23:59:00Z"/>
          <w:rFonts w:ascii="Arial" w:hAnsi="Arial" w:cs="Arial"/>
          <w:color w:val="000033"/>
          <w:sz w:val="24"/>
          <w:szCs w:val="24"/>
          <w:shd w:val="clear" w:color="auto" w:fill="FFFFFF"/>
        </w:rPr>
      </w:pPr>
      <w:ins w:id="1278" w:author="Man Lim Ho" w:date="2024-07-11T09:58:00Z" w16du:dateUtc="2024-07-10T23:58:00Z">
        <w:r>
          <w:rPr>
            <w:rFonts w:ascii="Arial" w:hAnsi="Arial" w:cs="Arial"/>
            <w:color w:val="000033"/>
            <w:sz w:val="24"/>
            <w:szCs w:val="24"/>
            <w:shd w:val="clear" w:color="auto" w:fill="FFFFFF"/>
          </w:rPr>
          <w:t>L194 S</w:t>
        </w:r>
      </w:ins>
      <w:ins w:id="1279" w:author="Man Lim Ho" w:date="2024-07-11T09:59:00Z" w16du:dateUtc="2024-07-10T23:59:00Z">
        <w:r>
          <w:rPr>
            <w:rFonts w:ascii="Arial" w:hAnsi="Arial" w:cs="Arial"/>
            <w:color w:val="000033"/>
            <w:sz w:val="24"/>
            <w:szCs w:val="24"/>
            <w:shd w:val="clear" w:color="auto" w:fill="FFFFFF"/>
          </w:rPr>
          <w:t>trikethrough Text</w:t>
        </w:r>
      </w:ins>
    </w:p>
    <w:p w14:paraId="1A1B0C99" w14:textId="38293E53" w:rsidR="009B5C05" w:rsidRPr="0053195C" w:rsidRDefault="009B5C05" w:rsidP="0016179E">
      <w:pPr>
        <w:spacing w:before="240" w:line="480" w:lineRule="auto"/>
        <w:jc w:val="both"/>
        <w:rPr>
          <w:ins w:id="1280" w:author="Man Lim Ho" w:date="2024-07-11T10:03:00Z" w16du:dateUtc="2024-07-11T00:03:00Z"/>
          <w:rFonts w:ascii="Arial" w:hAnsi="Arial" w:cs="Arial"/>
          <w:color w:val="00B050"/>
          <w:sz w:val="24"/>
          <w:szCs w:val="24"/>
          <w:shd w:val="clear" w:color="auto" w:fill="FFFFFF"/>
          <w:rPrChange w:id="1281" w:author="Man Lim Ho" w:date="2024-07-11T10:51:00Z" w16du:dateUtc="2024-07-11T00:51:00Z">
            <w:rPr>
              <w:ins w:id="1282" w:author="Man Lim Ho" w:date="2024-07-11T10:03:00Z" w16du:dateUtc="2024-07-11T00:03:00Z"/>
              <w:rFonts w:ascii="Arial" w:hAnsi="Arial" w:cs="Arial"/>
              <w:color w:val="000033"/>
              <w:sz w:val="24"/>
              <w:szCs w:val="24"/>
              <w:shd w:val="clear" w:color="auto" w:fill="FFFFFF"/>
            </w:rPr>
          </w:rPrChange>
        </w:rPr>
      </w:pPr>
      <w:ins w:id="1283" w:author="Man Lim Ho" w:date="2024-07-11T09:59:00Z" w16du:dateUtc="2024-07-10T23:59:00Z">
        <w:r w:rsidRPr="0053195C">
          <w:rPr>
            <w:rFonts w:ascii="Arial" w:hAnsi="Arial" w:cs="Arial"/>
            <w:color w:val="00B050"/>
            <w:sz w:val="24"/>
            <w:szCs w:val="24"/>
            <w:shd w:val="clear" w:color="auto" w:fill="FFFFFF"/>
            <w:rPrChange w:id="1284" w:author="Man Lim Ho" w:date="2024-07-11T10:51:00Z" w16du:dateUtc="2024-07-11T00:51:00Z">
              <w:rPr>
                <w:rFonts w:ascii="Arial" w:hAnsi="Arial" w:cs="Arial"/>
                <w:color w:val="000033"/>
                <w:sz w:val="24"/>
                <w:szCs w:val="24"/>
                <w:shd w:val="clear" w:color="auto" w:fill="FFFFFF"/>
              </w:rPr>
            </w:rPrChange>
          </w:rPr>
          <w:t xml:space="preserve">Author Response: </w:t>
        </w:r>
      </w:ins>
      <w:ins w:id="1285" w:author="Man Lim Ho" w:date="2024-07-11T10:10:00Z" w16du:dateUtc="2024-07-11T00:10:00Z">
        <w:r w:rsidR="00E90530" w:rsidRPr="0053195C">
          <w:rPr>
            <w:rFonts w:ascii="Arial" w:hAnsi="Arial" w:cs="Arial"/>
            <w:color w:val="00B050"/>
            <w:sz w:val="24"/>
            <w:szCs w:val="24"/>
            <w:shd w:val="clear" w:color="auto" w:fill="FFFFFF"/>
            <w:rPrChange w:id="1286" w:author="Man Lim Ho" w:date="2024-07-11T10:51:00Z" w16du:dateUtc="2024-07-11T00:51:00Z">
              <w:rPr>
                <w:rFonts w:ascii="Arial" w:hAnsi="Arial" w:cs="Arial"/>
                <w:color w:val="000033"/>
                <w:sz w:val="24"/>
                <w:szCs w:val="24"/>
                <w:shd w:val="clear" w:color="auto" w:fill="FFFFFF"/>
              </w:rPr>
            </w:rPrChange>
          </w:rPr>
          <w:t>This has been removed as we have not used this term in the manuscript</w:t>
        </w:r>
      </w:ins>
      <w:ins w:id="1287" w:author="Man Lim Ho" w:date="2024-07-11T09:59:00Z" w16du:dateUtc="2024-07-10T23:59:00Z">
        <w:r w:rsidRPr="0053195C">
          <w:rPr>
            <w:rFonts w:ascii="Arial" w:hAnsi="Arial" w:cs="Arial"/>
            <w:color w:val="00B050"/>
            <w:sz w:val="24"/>
            <w:szCs w:val="24"/>
            <w:shd w:val="clear" w:color="auto" w:fill="FFFFFF"/>
            <w:rPrChange w:id="1288" w:author="Man Lim Ho" w:date="2024-07-11T10:51:00Z" w16du:dateUtc="2024-07-11T00:51:00Z">
              <w:rPr>
                <w:rFonts w:ascii="Arial" w:hAnsi="Arial" w:cs="Arial"/>
                <w:color w:val="000033"/>
                <w:sz w:val="24"/>
                <w:szCs w:val="24"/>
                <w:shd w:val="clear" w:color="auto" w:fill="FFFFFF"/>
              </w:rPr>
            </w:rPrChange>
          </w:rPr>
          <w:t>.</w:t>
        </w:r>
      </w:ins>
    </w:p>
    <w:p w14:paraId="1F1D2023" w14:textId="1CC6A019" w:rsidR="00DF560E" w:rsidRDefault="00DF560E" w:rsidP="0016179E">
      <w:pPr>
        <w:spacing w:before="240" w:line="480" w:lineRule="auto"/>
        <w:jc w:val="both"/>
        <w:rPr>
          <w:ins w:id="1289" w:author="Man Lim Ho" w:date="2024-07-11T10:03:00Z" w16du:dateUtc="2024-07-11T00:03:00Z"/>
          <w:rFonts w:ascii="Arial" w:hAnsi="Arial" w:cs="Arial"/>
          <w:color w:val="000033"/>
          <w:sz w:val="24"/>
          <w:szCs w:val="24"/>
          <w:shd w:val="clear" w:color="auto" w:fill="FFFFFF"/>
        </w:rPr>
      </w:pPr>
      <w:ins w:id="1290" w:author="Man Lim Ho" w:date="2024-07-11T10:03:00Z" w16du:dateUtc="2024-07-11T00:03:00Z">
        <w:r>
          <w:rPr>
            <w:rFonts w:ascii="Arial" w:hAnsi="Arial" w:cs="Arial"/>
            <w:color w:val="000033"/>
            <w:sz w:val="24"/>
            <w:szCs w:val="24"/>
            <w:shd w:val="clear" w:color="auto" w:fill="FFFFFF"/>
          </w:rPr>
          <w:t>L194 is</w:t>
        </w:r>
      </w:ins>
    </w:p>
    <w:p w14:paraId="4ECA9C07" w14:textId="43F944C3" w:rsidR="00DF560E" w:rsidRPr="0053195C" w:rsidRDefault="00DF560E" w:rsidP="00DF560E">
      <w:pPr>
        <w:spacing w:before="240" w:line="480" w:lineRule="auto"/>
        <w:jc w:val="both"/>
        <w:rPr>
          <w:ins w:id="1291" w:author="Man Lim Ho" w:date="2024-07-11T10:03:00Z" w16du:dateUtc="2024-07-11T00:03:00Z"/>
          <w:rFonts w:ascii="Arial" w:hAnsi="Arial" w:cs="Arial"/>
          <w:color w:val="00B050"/>
          <w:sz w:val="24"/>
          <w:szCs w:val="24"/>
          <w:shd w:val="clear" w:color="auto" w:fill="FFFFFF"/>
          <w:rPrChange w:id="1292" w:author="Man Lim Ho" w:date="2024-07-11T10:51:00Z" w16du:dateUtc="2024-07-11T00:51:00Z">
            <w:rPr>
              <w:ins w:id="1293" w:author="Man Lim Ho" w:date="2024-07-11T10:03:00Z" w16du:dateUtc="2024-07-11T00:03:00Z"/>
              <w:rFonts w:ascii="Arial" w:hAnsi="Arial" w:cs="Arial"/>
              <w:color w:val="000033"/>
              <w:sz w:val="24"/>
              <w:szCs w:val="24"/>
              <w:shd w:val="clear" w:color="auto" w:fill="FFFFFF"/>
            </w:rPr>
          </w:rPrChange>
        </w:rPr>
      </w:pPr>
      <w:ins w:id="1294" w:author="Man Lim Ho" w:date="2024-07-11T10:03:00Z" w16du:dateUtc="2024-07-11T00:03:00Z">
        <w:r w:rsidRPr="0053195C">
          <w:rPr>
            <w:rFonts w:ascii="Arial" w:hAnsi="Arial" w:cs="Arial"/>
            <w:color w:val="00B050"/>
            <w:sz w:val="24"/>
            <w:szCs w:val="24"/>
            <w:shd w:val="clear" w:color="auto" w:fill="FFFFFF"/>
            <w:rPrChange w:id="1295" w:author="Man Lim Ho" w:date="2024-07-11T10:51:00Z" w16du:dateUtc="2024-07-11T00:51:00Z">
              <w:rPr>
                <w:rFonts w:ascii="Arial" w:hAnsi="Arial" w:cs="Arial"/>
                <w:color w:val="000033"/>
                <w:sz w:val="24"/>
                <w:szCs w:val="24"/>
                <w:shd w:val="clear" w:color="auto" w:fill="FFFFFF"/>
              </w:rPr>
            </w:rPrChange>
          </w:rPr>
          <w:t xml:space="preserve">Author Response: </w:t>
        </w:r>
      </w:ins>
      <w:ins w:id="1296" w:author="Man Lim Ho" w:date="2024-07-11T10:10:00Z" w16du:dateUtc="2024-07-11T00:10:00Z">
        <w:r w:rsidR="00E90530" w:rsidRPr="0053195C">
          <w:rPr>
            <w:rFonts w:ascii="Arial" w:hAnsi="Arial" w:cs="Arial"/>
            <w:color w:val="00B050"/>
            <w:sz w:val="24"/>
            <w:szCs w:val="24"/>
            <w:shd w:val="clear" w:color="auto" w:fill="FFFFFF"/>
            <w:rPrChange w:id="1297" w:author="Man Lim Ho" w:date="2024-07-11T10:51:00Z" w16du:dateUtc="2024-07-11T00:51:00Z">
              <w:rPr>
                <w:rFonts w:ascii="Arial" w:hAnsi="Arial" w:cs="Arial"/>
                <w:color w:val="000033"/>
                <w:sz w:val="24"/>
                <w:szCs w:val="24"/>
                <w:shd w:val="clear" w:color="auto" w:fill="FFFFFF"/>
              </w:rPr>
            </w:rPrChange>
          </w:rPr>
          <w:t>This has been removed as we have not used this term in the manuscript</w:t>
        </w:r>
      </w:ins>
      <w:ins w:id="1298" w:author="Man Lim Ho" w:date="2024-07-11T10:03:00Z" w16du:dateUtc="2024-07-11T00:03:00Z">
        <w:r w:rsidRPr="0053195C">
          <w:rPr>
            <w:rFonts w:ascii="Arial" w:hAnsi="Arial" w:cs="Arial"/>
            <w:color w:val="00B050"/>
            <w:sz w:val="24"/>
            <w:szCs w:val="24"/>
            <w:shd w:val="clear" w:color="auto" w:fill="FFFFFF"/>
            <w:rPrChange w:id="1299" w:author="Man Lim Ho" w:date="2024-07-11T10:51:00Z" w16du:dateUtc="2024-07-11T00:51:00Z">
              <w:rPr>
                <w:rFonts w:ascii="Arial" w:hAnsi="Arial" w:cs="Arial"/>
                <w:color w:val="000033"/>
                <w:sz w:val="24"/>
                <w:szCs w:val="24"/>
                <w:shd w:val="clear" w:color="auto" w:fill="FFFFFF"/>
              </w:rPr>
            </w:rPrChange>
          </w:rPr>
          <w:t>.</w:t>
        </w:r>
      </w:ins>
    </w:p>
    <w:p w14:paraId="358480DB" w14:textId="50DA7D6E" w:rsidR="00DF560E" w:rsidRDefault="00883F53" w:rsidP="0016179E">
      <w:pPr>
        <w:spacing w:before="240" w:line="480" w:lineRule="auto"/>
        <w:jc w:val="both"/>
        <w:rPr>
          <w:ins w:id="1300" w:author="Man Lim Ho" w:date="2024-07-11T10:04:00Z" w16du:dateUtc="2024-07-11T00:04:00Z"/>
          <w:rFonts w:ascii="Arial" w:hAnsi="Arial" w:cs="Arial"/>
          <w:color w:val="000033"/>
          <w:sz w:val="24"/>
          <w:szCs w:val="24"/>
          <w:shd w:val="clear" w:color="auto" w:fill="FFFFFF"/>
        </w:rPr>
      </w:pPr>
      <w:ins w:id="1301" w:author="Man Lim Ho" w:date="2024-07-11T10:04:00Z" w16du:dateUtc="2024-07-11T00:04:00Z">
        <w:r>
          <w:rPr>
            <w:rFonts w:ascii="Arial" w:hAnsi="Arial" w:cs="Arial"/>
            <w:color w:val="000033"/>
            <w:sz w:val="24"/>
            <w:szCs w:val="24"/>
            <w:shd w:val="clear" w:color="auto" w:fill="FFFFFF"/>
          </w:rPr>
          <w:t>L194 is</w:t>
        </w:r>
      </w:ins>
    </w:p>
    <w:p w14:paraId="68094405" w14:textId="31A5B992" w:rsidR="00883F53" w:rsidRPr="0053195C" w:rsidRDefault="00883F53" w:rsidP="0016179E">
      <w:pPr>
        <w:spacing w:before="240" w:line="480" w:lineRule="auto"/>
        <w:jc w:val="both"/>
        <w:rPr>
          <w:ins w:id="1302" w:author="Man Lim Ho" w:date="2024-07-11T10:04:00Z" w16du:dateUtc="2024-07-11T00:04:00Z"/>
          <w:rFonts w:ascii="Arial" w:hAnsi="Arial" w:cs="Arial"/>
          <w:color w:val="00B050"/>
          <w:sz w:val="24"/>
          <w:szCs w:val="24"/>
          <w:shd w:val="clear" w:color="auto" w:fill="FFFFFF"/>
          <w:rPrChange w:id="1303" w:author="Man Lim Ho" w:date="2024-07-11T10:51:00Z" w16du:dateUtc="2024-07-11T00:51:00Z">
            <w:rPr>
              <w:ins w:id="1304" w:author="Man Lim Ho" w:date="2024-07-11T10:04:00Z" w16du:dateUtc="2024-07-11T00:04:00Z"/>
              <w:rFonts w:ascii="Arial" w:hAnsi="Arial" w:cs="Arial"/>
              <w:color w:val="000033"/>
              <w:sz w:val="24"/>
              <w:szCs w:val="24"/>
              <w:shd w:val="clear" w:color="auto" w:fill="FFFFFF"/>
            </w:rPr>
          </w:rPrChange>
        </w:rPr>
      </w:pPr>
      <w:ins w:id="1305" w:author="Man Lim Ho" w:date="2024-07-11T10:04:00Z" w16du:dateUtc="2024-07-11T00:04:00Z">
        <w:r w:rsidRPr="0053195C">
          <w:rPr>
            <w:rFonts w:ascii="Arial" w:hAnsi="Arial" w:cs="Arial"/>
            <w:color w:val="00B050"/>
            <w:sz w:val="24"/>
            <w:szCs w:val="24"/>
            <w:shd w:val="clear" w:color="auto" w:fill="FFFFFF"/>
            <w:rPrChange w:id="1306" w:author="Man Lim Ho" w:date="2024-07-11T10:51:00Z" w16du:dateUtc="2024-07-11T00:51:00Z">
              <w:rPr>
                <w:rFonts w:ascii="Arial" w:hAnsi="Arial" w:cs="Arial"/>
                <w:color w:val="000033"/>
                <w:sz w:val="24"/>
                <w:szCs w:val="24"/>
                <w:shd w:val="clear" w:color="auto" w:fill="FFFFFF"/>
              </w:rPr>
            </w:rPrChange>
          </w:rPr>
          <w:t>Author Response: Please see correction above.</w:t>
        </w:r>
      </w:ins>
    </w:p>
    <w:p w14:paraId="77414A29" w14:textId="7502F9FD" w:rsidR="00883F53" w:rsidRDefault="00473D4B" w:rsidP="0016179E">
      <w:pPr>
        <w:spacing w:before="240" w:line="480" w:lineRule="auto"/>
        <w:jc w:val="both"/>
        <w:rPr>
          <w:ins w:id="1307" w:author="Man Lim Ho" w:date="2024-07-11T10:05:00Z" w16du:dateUtc="2024-07-11T00:05:00Z"/>
          <w:rFonts w:ascii="Arial" w:hAnsi="Arial" w:cs="Arial"/>
          <w:color w:val="000033"/>
          <w:sz w:val="24"/>
          <w:szCs w:val="24"/>
          <w:shd w:val="clear" w:color="auto" w:fill="FFFFFF"/>
        </w:rPr>
      </w:pPr>
      <w:ins w:id="1308" w:author="Man Lim Ho" w:date="2024-07-11T10:04:00Z" w16du:dateUtc="2024-07-11T00:04:00Z">
        <w:r>
          <w:rPr>
            <w:rFonts w:ascii="Arial" w:hAnsi="Arial" w:cs="Arial"/>
            <w:color w:val="000033"/>
            <w:sz w:val="24"/>
            <w:szCs w:val="24"/>
            <w:shd w:val="clear" w:color="auto" w:fill="FFFFFF"/>
          </w:rPr>
          <w:t>L194 I’m not sure this definiti</w:t>
        </w:r>
      </w:ins>
      <w:ins w:id="1309" w:author="Man Lim Ho" w:date="2024-07-11T10:05:00Z" w16du:dateUtc="2024-07-11T00:05:00Z">
        <w:r>
          <w:rPr>
            <w:rFonts w:ascii="Arial" w:hAnsi="Arial" w:cs="Arial"/>
            <w:color w:val="000033"/>
            <w:sz w:val="24"/>
            <w:szCs w:val="24"/>
            <w:shd w:val="clear" w:color="auto" w:fill="FFFFFF"/>
          </w:rPr>
          <w:t>on is narrow enough.</w:t>
        </w:r>
      </w:ins>
    </w:p>
    <w:p w14:paraId="48F65008" w14:textId="2E03E73E" w:rsidR="00473D4B" w:rsidRPr="0053195C" w:rsidRDefault="00473D4B" w:rsidP="0016179E">
      <w:pPr>
        <w:spacing w:before="240" w:line="480" w:lineRule="auto"/>
        <w:jc w:val="both"/>
        <w:rPr>
          <w:ins w:id="1310" w:author="Man Lim Ho" w:date="2024-07-11T10:06:00Z" w16du:dateUtc="2024-07-11T00:06:00Z"/>
          <w:rFonts w:ascii="Arial" w:hAnsi="Arial" w:cs="Arial"/>
          <w:color w:val="00B050"/>
          <w:sz w:val="24"/>
          <w:szCs w:val="24"/>
          <w:shd w:val="clear" w:color="auto" w:fill="FFFFFF"/>
          <w:rPrChange w:id="1311" w:author="Man Lim Ho" w:date="2024-07-11T10:51:00Z" w16du:dateUtc="2024-07-11T00:51:00Z">
            <w:rPr>
              <w:ins w:id="1312" w:author="Man Lim Ho" w:date="2024-07-11T10:06:00Z" w16du:dateUtc="2024-07-11T00:06:00Z"/>
              <w:rFonts w:ascii="Arial" w:hAnsi="Arial" w:cs="Arial"/>
              <w:color w:val="000033"/>
              <w:sz w:val="24"/>
              <w:szCs w:val="24"/>
              <w:shd w:val="clear" w:color="auto" w:fill="FFFFFF"/>
            </w:rPr>
          </w:rPrChange>
        </w:rPr>
      </w:pPr>
      <w:ins w:id="1313" w:author="Man Lim Ho" w:date="2024-07-11T10:05:00Z" w16du:dateUtc="2024-07-11T00:05:00Z">
        <w:r w:rsidRPr="0053195C">
          <w:rPr>
            <w:rFonts w:ascii="Arial" w:hAnsi="Arial" w:cs="Arial"/>
            <w:color w:val="00B050"/>
            <w:sz w:val="24"/>
            <w:szCs w:val="24"/>
            <w:shd w:val="clear" w:color="auto" w:fill="FFFFFF"/>
            <w:rPrChange w:id="1314" w:author="Man Lim Ho" w:date="2024-07-11T10:51:00Z" w16du:dateUtc="2024-07-11T00:51:00Z">
              <w:rPr>
                <w:rFonts w:ascii="Arial" w:hAnsi="Arial" w:cs="Arial"/>
                <w:color w:val="000033"/>
                <w:sz w:val="24"/>
                <w:szCs w:val="24"/>
                <w:shd w:val="clear" w:color="auto" w:fill="FFFFFF"/>
              </w:rPr>
            </w:rPrChange>
          </w:rPr>
          <w:lastRenderedPageBreak/>
          <w:t xml:space="preserve">Author Response: This has been removed as </w:t>
        </w:r>
      </w:ins>
      <w:ins w:id="1315" w:author="Man Lim Ho" w:date="2024-07-11T10:10:00Z" w16du:dateUtc="2024-07-11T00:10:00Z">
        <w:r w:rsidR="00E90530" w:rsidRPr="0053195C">
          <w:rPr>
            <w:rFonts w:ascii="Arial" w:hAnsi="Arial" w:cs="Arial"/>
            <w:color w:val="00B050"/>
            <w:sz w:val="24"/>
            <w:szCs w:val="24"/>
            <w:shd w:val="clear" w:color="auto" w:fill="FFFFFF"/>
            <w:rPrChange w:id="1316" w:author="Man Lim Ho" w:date="2024-07-11T10:51:00Z" w16du:dateUtc="2024-07-11T00:51:00Z">
              <w:rPr>
                <w:rFonts w:ascii="Arial" w:hAnsi="Arial" w:cs="Arial"/>
                <w:color w:val="000033"/>
                <w:sz w:val="24"/>
                <w:szCs w:val="24"/>
                <w:shd w:val="clear" w:color="auto" w:fill="FFFFFF"/>
              </w:rPr>
            </w:rPrChange>
          </w:rPr>
          <w:t>we</w:t>
        </w:r>
      </w:ins>
      <w:ins w:id="1317" w:author="Man Lim Ho" w:date="2024-07-11T10:05:00Z" w16du:dateUtc="2024-07-11T00:05:00Z">
        <w:r w:rsidRPr="0053195C">
          <w:rPr>
            <w:rFonts w:ascii="Arial" w:hAnsi="Arial" w:cs="Arial"/>
            <w:color w:val="00B050"/>
            <w:sz w:val="24"/>
            <w:szCs w:val="24"/>
            <w:shd w:val="clear" w:color="auto" w:fill="FFFFFF"/>
            <w:rPrChange w:id="1318" w:author="Man Lim Ho" w:date="2024-07-11T10:51:00Z" w16du:dateUtc="2024-07-11T00:51:00Z">
              <w:rPr>
                <w:rFonts w:ascii="Arial" w:hAnsi="Arial" w:cs="Arial"/>
                <w:color w:val="000033"/>
                <w:sz w:val="24"/>
                <w:szCs w:val="24"/>
                <w:shd w:val="clear" w:color="auto" w:fill="FFFFFF"/>
              </w:rPr>
            </w:rPrChange>
          </w:rPr>
          <w:t xml:space="preserve"> have </w:t>
        </w:r>
        <w:r w:rsidR="00102086" w:rsidRPr="0053195C">
          <w:rPr>
            <w:rFonts w:ascii="Arial" w:hAnsi="Arial" w:cs="Arial"/>
            <w:color w:val="00B050"/>
            <w:sz w:val="24"/>
            <w:szCs w:val="24"/>
            <w:shd w:val="clear" w:color="auto" w:fill="FFFFFF"/>
            <w:rPrChange w:id="1319" w:author="Man Lim Ho" w:date="2024-07-11T10:51:00Z" w16du:dateUtc="2024-07-11T00:51:00Z">
              <w:rPr>
                <w:rFonts w:ascii="Arial" w:hAnsi="Arial" w:cs="Arial"/>
                <w:color w:val="000033"/>
                <w:sz w:val="24"/>
                <w:szCs w:val="24"/>
                <w:shd w:val="clear" w:color="auto" w:fill="FFFFFF"/>
              </w:rPr>
            </w:rPrChange>
          </w:rPr>
          <w:t>not used this term in the manuscript, and in the eligible criteria section we have listed the types of studies that were included in this systematic map.</w:t>
        </w:r>
      </w:ins>
      <w:ins w:id="1320" w:author="Man Lim Ho" w:date="2024-07-11T10:32:00Z" w16du:dateUtc="2024-07-11T00:32:00Z">
        <w:r w:rsidR="00EA1C08" w:rsidRPr="0053195C">
          <w:rPr>
            <w:rFonts w:ascii="Arial" w:hAnsi="Arial" w:cs="Arial"/>
            <w:color w:val="00B050"/>
            <w:sz w:val="24"/>
            <w:szCs w:val="24"/>
            <w:shd w:val="clear" w:color="auto" w:fill="FFFFFF"/>
            <w:rPrChange w:id="1321" w:author="Man Lim Ho" w:date="2024-07-11T10:51:00Z" w16du:dateUtc="2024-07-11T00:51:00Z">
              <w:rPr>
                <w:rFonts w:ascii="Arial" w:hAnsi="Arial" w:cs="Arial"/>
                <w:color w:val="000033"/>
                <w:sz w:val="24"/>
                <w:szCs w:val="24"/>
                <w:shd w:val="clear" w:color="auto" w:fill="FFFFFF"/>
              </w:rPr>
            </w:rPrChange>
          </w:rPr>
          <w:t xml:space="preserve"> (New lines number </w:t>
        </w:r>
      </w:ins>
      <w:ins w:id="1322" w:author="Man Lim Ho" w:date="2024-07-11T10:33:00Z" w16du:dateUtc="2024-07-11T00:33:00Z">
        <w:r w:rsidR="00885D47" w:rsidRPr="0053195C">
          <w:rPr>
            <w:rFonts w:ascii="Arial" w:hAnsi="Arial" w:cs="Arial"/>
            <w:color w:val="00B050"/>
            <w:sz w:val="24"/>
            <w:szCs w:val="24"/>
            <w:shd w:val="clear" w:color="auto" w:fill="FFFFFF"/>
            <w:rPrChange w:id="1323" w:author="Man Lim Ho" w:date="2024-07-11T10:51:00Z" w16du:dateUtc="2024-07-11T00:51:00Z">
              <w:rPr>
                <w:rFonts w:ascii="Arial" w:hAnsi="Arial" w:cs="Arial"/>
                <w:color w:val="000033"/>
                <w:sz w:val="24"/>
                <w:szCs w:val="24"/>
                <w:shd w:val="clear" w:color="auto" w:fill="FFFFFF"/>
              </w:rPr>
            </w:rPrChange>
          </w:rPr>
          <w:t>274-319</w:t>
        </w:r>
        <w:r w:rsidR="00DF4480" w:rsidRPr="0053195C">
          <w:rPr>
            <w:rFonts w:ascii="Arial" w:hAnsi="Arial" w:cs="Arial"/>
            <w:color w:val="00B050"/>
            <w:sz w:val="24"/>
            <w:szCs w:val="24"/>
            <w:shd w:val="clear" w:color="auto" w:fill="FFFFFF"/>
            <w:rPrChange w:id="1324" w:author="Man Lim Ho" w:date="2024-07-11T10:51:00Z" w16du:dateUtc="2024-07-11T00:51:00Z">
              <w:rPr>
                <w:rFonts w:ascii="Arial" w:hAnsi="Arial" w:cs="Arial"/>
                <w:color w:val="000033"/>
                <w:sz w:val="24"/>
                <w:szCs w:val="24"/>
                <w:shd w:val="clear" w:color="auto" w:fill="FFFFFF"/>
              </w:rPr>
            </w:rPrChange>
          </w:rPr>
          <w:t>)</w:t>
        </w:r>
      </w:ins>
    </w:p>
    <w:p w14:paraId="2C480356" w14:textId="567B5173" w:rsidR="0020737C" w:rsidRDefault="0020737C" w:rsidP="0016179E">
      <w:pPr>
        <w:spacing w:before="240" w:line="480" w:lineRule="auto"/>
        <w:jc w:val="both"/>
        <w:rPr>
          <w:ins w:id="1325" w:author="Man Lim Ho" w:date="2024-07-11T10:07:00Z" w16du:dateUtc="2024-07-11T00:07:00Z"/>
          <w:rFonts w:ascii="Arial" w:hAnsi="Arial" w:cs="Arial"/>
          <w:color w:val="000033"/>
          <w:sz w:val="24"/>
          <w:szCs w:val="24"/>
          <w:shd w:val="clear" w:color="auto" w:fill="FFFFFF"/>
        </w:rPr>
      </w:pPr>
      <w:ins w:id="1326" w:author="Man Lim Ho" w:date="2024-07-11T10:07:00Z" w16du:dateUtc="2024-07-11T00:07:00Z">
        <w:r>
          <w:rPr>
            <w:rFonts w:ascii="Arial" w:hAnsi="Arial" w:cs="Arial"/>
            <w:color w:val="000033"/>
            <w:sz w:val="24"/>
            <w:szCs w:val="24"/>
            <w:shd w:val="clear" w:color="auto" w:fill="FFFFFF"/>
          </w:rPr>
          <w:t xml:space="preserve">L196 Shouldn’t this be </w:t>
        </w:r>
        <w:proofErr w:type="spellStart"/>
        <w:r>
          <w:rPr>
            <w:rFonts w:ascii="Arial" w:hAnsi="Arial" w:cs="Arial"/>
            <w:color w:val="000033"/>
            <w:sz w:val="24"/>
            <w:szCs w:val="24"/>
            <w:shd w:val="clear" w:color="auto" w:fill="FFFFFF"/>
          </w:rPr>
          <w:t>Ecoprovinces</w:t>
        </w:r>
        <w:proofErr w:type="spellEnd"/>
        <w:r>
          <w:rPr>
            <w:rFonts w:ascii="Arial" w:hAnsi="Arial" w:cs="Arial"/>
            <w:color w:val="000033"/>
            <w:sz w:val="24"/>
            <w:szCs w:val="24"/>
            <w:shd w:val="clear" w:color="auto" w:fill="FFFFFF"/>
          </w:rPr>
          <w:t>?</w:t>
        </w:r>
      </w:ins>
    </w:p>
    <w:p w14:paraId="505F6B5C" w14:textId="3DC173E6" w:rsidR="008D0937" w:rsidRPr="0053195C" w:rsidRDefault="008D0937" w:rsidP="0016179E">
      <w:pPr>
        <w:spacing w:before="240" w:line="480" w:lineRule="auto"/>
        <w:jc w:val="both"/>
        <w:rPr>
          <w:ins w:id="1327" w:author="Man Lim Ho" w:date="2024-07-11T10:11:00Z" w16du:dateUtc="2024-07-11T00:11:00Z"/>
          <w:rFonts w:ascii="Arial" w:hAnsi="Arial" w:cs="Arial"/>
          <w:color w:val="00B050"/>
          <w:sz w:val="24"/>
          <w:szCs w:val="24"/>
          <w:shd w:val="clear" w:color="auto" w:fill="FFFFFF"/>
          <w:rPrChange w:id="1328" w:author="Man Lim Ho" w:date="2024-07-11T10:51:00Z" w16du:dateUtc="2024-07-11T00:51:00Z">
            <w:rPr>
              <w:ins w:id="1329" w:author="Man Lim Ho" w:date="2024-07-11T10:11:00Z" w16du:dateUtc="2024-07-11T00:11:00Z"/>
              <w:rFonts w:ascii="Arial" w:hAnsi="Arial" w:cs="Arial"/>
              <w:color w:val="000033"/>
              <w:sz w:val="24"/>
              <w:szCs w:val="24"/>
              <w:shd w:val="clear" w:color="auto" w:fill="FFFFFF"/>
            </w:rPr>
          </w:rPrChange>
        </w:rPr>
      </w:pPr>
      <w:ins w:id="1330" w:author="Man Lim Ho" w:date="2024-07-11T10:07:00Z" w16du:dateUtc="2024-07-11T00:07:00Z">
        <w:r w:rsidRPr="0053195C">
          <w:rPr>
            <w:rFonts w:ascii="Arial" w:hAnsi="Arial" w:cs="Arial"/>
            <w:color w:val="00B050"/>
            <w:sz w:val="24"/>
            <w:szCs w:val="24"/>
            <w:shd w:val="clear" w:color="auto" w:fill="FFFFFF"/>
            <w:rPrChange w:id="1331" w:author="Man Lim Ho" w:date="2024-07-11T10:51:00Z" w16du:dateUtc="2024-07-11T00:51:00Z">
              <w:rPr>
                <w:rFonts w:ascii="Arial" w:hAnsi="Arial" w:cs="Arial"/>
                <w:color w:val="000033"/>
                <w:sz w:val="24"/>
                <w:szCs w:val="24"/>
                <w:shd w:val="clear" w:color="auto" w:fill="FFFFFF"/>
              </w:rPr>
            </w:rPrChange>
          </w:rPr>
          <w:t xml:space="preserve">Author Response: We have used this definition based on Spalding et al. (2007) </w:t>
        </w:r>
        <w:r w:rsidR="008F50BB" w:rsidRPr="0053195C">
          <w:rPr>
            <w:rFonts w:ascii="Arial" w:hAnsi="Arial" w:cs="Arial"/>
            <w:color w:val="00B050"/>
            <w:sz w:val="24"/>
            <w:szCs w:val="24"/>
            <w:shd w:val="clear" w:color="auto" w:fill="FFFFFF"/>
            <w:rPrChange w:id="1332" w:author="Man Lim Ho" w:date="2024-07-11T10:51:00Z" w16du:dateUtc="2024-07-11T00:51:00Z">
              <w:rPr>
                <w:rFonts w:ascii="Arial" w:hAnsi="Arial" w:cs="Arial"/>
                <w:color w:val="000033"/>
                <w:sz w:val="24"/>
                <w:szCs w:val="24"/>
                <w:shd w:val="clear" w:color="auto" w:fill="FFFFFF"/>
              </w:rPr>
            </w:rPrChange>
          </w:rPr>
          <w:t>publication “Marine Ecoregions of the Wor</w:t>
        </w:r>
      </w:ins>
      <w:ins w:id="1333" w:author="Man Lim Ho" w:date="2024-07-11T10:09:00Z" w16du:dateUtc="2024-07-11T00:09:00Z">
        <w:r w:rsidR="00AA24BE" w:rsidRPr="0053195C">
          <w:rPr>
            <w:rFonts w:ascii="Arial" w:hAnsi="Arial" w:cs="Arial"/>
            <w:color w:val="00B050"/>
            <w:sz w:val="24"/>
            <w:szCs w:val="24"/>
            <w:shd w:val="clear" w:color="auto" w:fill="FFFFFF"/>
            <w:rPrChange w:id="1334" w:author="Man Lim Ho" w:date="2024-07-11T10:51:00Z" w16du:dateUtc="2024-07-11T00:51:00Z">
              <w:rPr>
                <w:rFonts w:ascii="Arial" w:hAnsi="Arial" w:cs="Arial"/>
                <w:color w:val="000033"/>
                <w:sz w:val="24"/>
                <w:szCs w:val="24"/>
                <w:shd w:val="clear" w:color="auto" w:fill="FFFFFF"/>
              </w:rPr>
            </w:rPrChange>
          </w:rPr>
          <w:t>l</w:t>
        </w:r>
      </w:ins>
      <w:ins w:id="1335" w:author="Man Lim Ho" w:date="2024-07-11T10:07:00Z" w16du:dateUtc="2024-07-11T00:07:00Z">
        <w:r w:rsidR="008F50BB" w:rsidRPr="0053195C">
          <w:rPr>
            <w:rFonts w:ascii="Arial" w:hAnsi="Arial" w:cs="Arial"/>
            <w:color w:val="00B050"/>
            <w:sz w:val="24"/>
            <w:szCs w:val="24"/>
            <w:shd w:val="clear" w:color="auto" w:fill="FFFFFF"/>
            <w:rPrChange w:id="1336" w:author="Man Lim Ho" w:date="2024-07-11T10:51:00Z" w16du:dateUtc="2024-07-11T00:51:00Z">
              <w:rPr>
                <w:rFonts w:ascii="Arial" w:hAnsi="Arial" w:cs="Arial"/>
                <w:color w:val="000033"/>
                <w:sz w:val="24"/>
                <w:szCs w:val="24"/>
                <w:shd w:val="clear" w:color="auto" w:fill="FFFFFF"/>
              </w:rPr>
            </w:rPrChange>
          </w:rPr>
          <w:t>d”</w:t>
        </w:r>
      </w:ins>
      <w:ins w:id="1337" w:author="Man Lim Ho" w:date="2024-07-11T10:08:00Z" w16du:dateUtc="2024-07-11T00:08:00Z">
        <w:r w:rsidR="008F50BB" w:rsidRPr="0053195C">
          <w:rPr>
            <w:rFonts w:ascii="Arial" w:hAnsi="Arial" w:cs="Arial"/>
            <w:color w:val="00B050"/>
            <w:sz w:val="24"/>
            <w:szCs w:val="24"/>
            <w:shd w:val="clear" w:color="auto" w:fill="FFFFFF"/>
            <w:rPrChange w:id="1338" w:author="Man Lim Ho" w:date="2024-07-11T10:51:00Z" w16du:dateUtc="2024-07-11T00:51:00Z">
              <w:rPr>
                <w:rFonts w:ascii="Arial" w:hAnsi="Arial" w:cs="Arial"/>
                <w:color w:val="000033"/>
                <w:sz w:val="24"/>
                <w:szCs w:val="24"/>
                <w:shd w:val="clear" w:color="auto" w:fill="FFFFFF"/>
              </w:rPr>
            </w:rPrChange>
          </w:rPr>
          <w:t xml:space="preserve">. </w:t>
        </w:r>
        <w:r w:rsidR="00721AD9" w:rsidRPr="0053195C">
          <w:rPr>
            <w:rFonts w:ascii="Arial" w:hAnsi="Arial" w:cs="Arial"/>
            <w:color w:val="00B050"/>
            <w:sz w:val="24"/>
            <w:szCs w:val="24"/>
            <w:shd w:val="clear" w:color="auto" w:fill="FFFFFF"/>
            <w:rPrChange w:id="1339" w:author="Man Lim Ho" w:date="2024-07-11T10:51:00Z" w16du:dateUtc="2024-07-11T00:51:00Z">
              <w:rPr>
                <w:rFonts w:ascii="Arial" w:hAnsi="Arial" w:cs="Arial"/>
                <w:color w:val="000033"/>
                <w:sz w:val="24"/>
                <w:szCs w:val="24"/>
                <w:shd w:val="clear" w:color="auto" w:fill="FFFFFF"/>
              </w:rPr>
            </w:rPrChange>
          </w:rPr>
          <w:t xml:space="preserve">We have also moved this to </w:t>
        </w:r>
        <w:r w:rsidR="00E95B1D" w:rsidRPr="0053195C">
          <w:rPr>
            <w:rFonts w:ascii="Arial" w:hAnsi="Arial" w:cs="Arial"/>
            <w:color w:val="00B050"/>
            <w:sz w:val="24"/>
            <w:szCs w:val="24"/>
            <w:shd w:val="clear" w:color="auto" w:fill="FFFFFF"/>
            <w:rPrChange w:id="1340" w:author="Man Lim Ho" w:date="2024-07-11T10:51:00Z" w16du:dateUtc="2024-07-11T00:51:00Z">
              <w:rPr>
                <w:rFonts w:ascii="Arial" w:hAnsi="Arial" w:cs="Arial"/>
                <w:color w:val="000033"/>
                <w:sz w:val="24"/>
                <w:szCs w:val="24"/>
                <w:shd w:val="clear" w:color="auto" w:fill="FFFFFF"/>
              </w:rPr>
            </w:rPrChange>
          </w:rPr>
          <w:t>new line number 143 to explain province when it was first used in the manuscript.</w:t>
        </w:r>
      </w:ins>
    </w:p>
    <w:p w14:paraId="00A5340D" w14:textId="4FCFDE45" w:rsidR="00AD0097" w:rsidRDefault="00AD0097" w:rsidP="0016179E">
      <w:pPr>
        <w:spacing w:before="240" w:line="480" w:lineRule="auto"/>
        <w:jc w:val="both"/>
        <w:rPr>
          <w:ins w:id="1341" w:author="Man Lim Ho" w:date="2024-07-11T10:11:00Z" w16du:dateUtc="2024-07-11T00:11:00Z"/>
          <w:rFonts w:ascii="Arial" w:hAnsi="Arial" w:cs="Arial"/>
          <w:color w:val="000033"/>
          <w:sz w:val="24"/>
          <w:szCs w:val="24"/>
          <w:shd w:val="clear" w:color="auto" w:fill="FFFFFF"/>
        </w:rPr>
      </w:pPr>
      <w:ins w:id="1342" w:author="Man Lim Ho" w:date="2024-07-11T10:11:00Z" w16du:dateUtc="2024-07-11T00:11:00Z">
        <w:r>
          <w:rPr>
            <w:rFonts w:ascii="Arial" w:hAnsi="Arial" w:cs="Arial"/>
            <w:color w:val="000033"/>
            <w:sz w:val="24"/>
            <w:szCs w:val="24"/>
            <w:shd w:val="clear" w:color="auto" w:fill="FFFFFF"/>
          </w:rPr>
          <w:t>L198 how deep does the “surface” go?</w:t>
        </w:r>
      </w:ins>
    </w:p>
    <w:p w14:paraId="2E66A389" w14:textId="448F3DAF" w:rsidR="00AD0097" w:rsidRPr="0053195C" w:rsidRDefault="00896970" w:rsidP="0016179E">
      <w:pPr>
        <w:spacing w:before="240" w:line="480" w:lineRule="auto"/>
        <w:jc w:val="both"/>
        <w:rPr>
          <w:ins w:id="1343" w:author="Man Lim Ho" w:date="2024-07-11T10:13:00Z" w16du:dateUtc="2024-07-11T00:13:00Z"/>
          <w:rFonts w:ascii="Arial" w:hAnsi="Arial" w:cs="Arial"/>
          <w:color w:val="00B050"/>
          <w:sz w:val="24"/>
          <w:szCs w:val="24"/>
          <w:shd w:val="clear" w:color="auto" w:fill="FFFFFF"/>
          <w:rPrChange w:id="1344" w:author="Man Lim Ho" w:date="2024-07-11T10:51:00Z" w16du:dateUtc="2024-07-11T00:51:00Z">
            <w:rPr>
              <w:ins w:id="1345" w:author="Man Lim Ho" w:date="2024-07-11T10:13:00Z" w16du:dateUtc="2024-07-11T00:13:00Z"/>
              <w:rFonts w:ascii="Arial" w:hAnsi="Arial" w:cs="Arial"/>
              <w:color w:val="000033"/>
              <w:sz w:val="24"/>
              <w:szCs w:val="24"/>
              <w:shd w:val="clear" w:color="auto" w:fill="FFFFFF"/>
            </w:rPr>
          </w:rPrChange>
        </w:rPr>
      </w:pPr>
      <w:ins w:id="1346" w:author="Man Lim Ho" w:date="2024-07-11T10:11:00Z" w16du:dateUtc="2024-07-11T00:11:00Z">
        <w:r w:rsidRPr="0053195C">
          <w:rPr>
            <w:rFonts w:ascii="Arial" w:hAnsi="Arial" w:cs="Arial"/>
            <w:color w:val="00B050"/>
            <w:sz w:val="24"/>
            <w:szCs w:val="24"/>
            <w:shd w:val="clear" w:color="auto" w:fill="FFFFFF"/>
            <w:rPrChange w:id="1347" w:author="Man Lim Ho" w:date="2024-07-11T10:51:00Z" w16du:dateUtc="2024-07-11T00:51:00Z">
              <w:rPr>
                <w:rFonts w:ascii="Arial" w:hAnsi="Arial" w:cs="Arial"/>
                <w:color w:val="000033"/>
                <w:sz w:val="24"/>
                <w:szCs w:val="24"/>
                <w:shd w:val="clear" w:color="auto" w:fill="FFFFFF"/>
              </w:rPr>
            </w:rPrChange>
          </w:rPr>
          <w:t xml:space="preserve">Author Response: We have </w:t>
        </w:r>
      </w:ins>
      <w:ins w:id="1348" w:author="Man Lim Ho" w:date="2024-07-11T10:12:00Z" w16du:dateUtc="2024-07-11T00:12:00Z">
        <w:r w:rsidR="008B1670" w:rsidRPr="0053195C">
          <w:rPr>
            <w:rFonts w:ascii="Arial" w:hAnsi="Arial" w:cs="Arial"/>
            <w:color w:val="00B050"/>
            <w:sz w:val="24"/>
            <w:szCs w:val="24"/>
            <w:shd w:val="clear" w:color="auto" w:fill="FFFFFF"/>
            <w:rPrChange w:id="1349" w:author="Man Lim Ho" w:date="2024-07-11T10:51:00Z" w16du:dateUtc="2024-07-11T00:51:00Z">
              <w:rPr>
                <w:rFonts w:ascii="Arial" w:hAnsi="Arial" w:cs="Arial"/>
                <w:color w:val="000033"/>
                <w:sz w:val="24"/>
                <w:szCs w:val="24"/>
                <w:shd w:val="clear" w:color="auto" w:fill="FFFFFF"/>
              </w:rPr>
            </w:rPrChange>
          </w:rPr>
          <w:t>moved this explanation to new line number 156 to explain the sea surface temperature’s definition.</w:t>
        </w:r>
        <w:r w:rsidR="00183994" w:rsidRPr="0053195C">
          <w:rPr>
            <w:rFonts w:ascii="Arial" w:hAnsi="Arial" w:cs="Arial"/>
            <w:color w:val="00B050"/>
            <w:sz w:val="24"/>
            <w:szCs w:val="24"/>
            <w:shd w:val="clear" w:color="auto" w:fill="FFFFFF"/>
            <w:rPrChange w:id="1350" w:author="Man Lim Ho" w:date="2024-07-11T10:51:00Z" w16du:dateUtc="2024-07-11T00:51:00Z">
              <w:rPr>
                <w:rFonts w:ascii="Arial" w:hAnsi="Arial" w:cs="Arial"/>
                <w:color w:val="000033"/>
                <w:sz w:val="24"/>
                <w:szCs w:val="24"/>
                <w:shd w:val="clear" w:color="auto" w:fill="FFFFFF"/>
              </w:rPr>
            </w:rPrChange>
          </w:rPr>
          <w:t xml:space="preserve"> “</w:t>
        </w:r>
        <w:r w:rsidR="002D7B03" w:rsidRPr="0053195C">
          <w:rPr>
            <w:rFonts w:ascii="Arial" w:hAnsi="Arial" w:cs="Arial"/>
            <w:color w:val="00B050"/>
            <w:sz w:val="24"/>
            <w:szCs w:val="24"/>
            <w:shd w:val="clear" w:color="auto" w:fill="FFFFFF"/>
            <w:rPrChange w:id="1351" w:author="Man Lim Ho" w:date="2024-07-11T10:51:00Z" w16du:dateUtc="2024-07-11T00:51:00Z">
              <w:rPr>
                <w:rFonts w:ascii="Arial" w:hAnsi="Arial" w:cs="Arial"/>
                <w:color w:val="000033"/>
                <w:sz w:val="24"/>
                <w:szCs w:val="24"/>
                <w:shd w:val="clear" w:color="auto" w:fill="FFFFFF"/>
              </w:rPr>
            </w:rPrChange>
          </w:rPr>
          <w:t>Sea surface temperature (SST) is the measure of the surface temperature of ocean and the thickness can vary based on measuring methods. It generally varies from 10 microns (Satellite remote sensing) (35) to several metres deep (Shipboard measurement).</w:t>
        </w:r>
        <w:r w:rsidR="00183994" w:rsidRPr="0053195C">
          <w:rPr>
            <w:rFonts w:ascii="Arial" w:hAnsi="Arial" w:cs="Arial"/>
            <w:color w:val="00B050"/>
            <w:sz w:val="24"/>
            <w:szCs w:val="24"/>
            <w:shd w:val="clear" w:color="auto" w:fill="FFFFFF"/>
            <w:rPrChange w:id="1352" w:author="Man Lim Ho" w:date="2024-07-11T10:51:00Z" w16du:dateUtc="2024-07-11T00:51:00Z">
              <w:rPr>
                <w:rFonts w:ascii="Arial" w:hAnsi="Arial" w:cs="Arial"/>
                <w:color w:val="000033"/>
                <w:sz w:val="24"/>
                <w:szCs w:val="24"/>
                <w:shd w:val="clear" w:color="auto" w:fill="FFFFFF"/>
              </w:rPr>
            </w:rPrChange>
          </w:rPr>
          <w:t>”</w:t>
        </w:r>
        <w:r w:rsidR="002D7B03" w:rsidRPr="0053195C">
          <w:rPr>
            <w:rFonts w:ascii="Arial" w:hAnsi="Arial" w:cs="Arial"/>
            <w:color w:val="00B050"/>
            <w:sz w:val="24"/>
            <w:szCs w:val="24"/>
            <w:shd w:val="clear" w:color="auto" w:fill="FFFFFF"/>
            <w:rPrChange w:id="1353" w:author="Man Lim Ho" w:date="2024-07-11T10:51:00Z" w16du:dateUtc="2024-07-11T00:51:00Z">
              <w:rPr>
                <w:rFonts w:ascii="Arial" w:hAnsi="Arial" w:cs="Arial"/>
                <w:color w:val="000033"/>
                <w:sz w:val="24"/>
                <w:szCs w:val="24"/>
                <w:shd w:val="clear" w:color="auto" w:fill="FFFFFF"/>
              </w:rPr>
            </w:rPrChange>
          </w:rPr>
          <w:t>.</w:t>
        </w:r>
      </w:ins>
      <w:ins w:id="1354" w:author="Man Lim Ho" w:date="2024-07-11T10:33:00Z" w16du:dateUtc="2024-07-11T00:33:00Z">
        <w:r w:rsidR="00DF4480" w:rsidRPr="0053195C">
          <w:rPr>
            <w:rFonts w:ascii="Arial" w:hAnsi="Arial" w:cs="Arial"/>
            <w:color w:val="00B050"/>
            <w:sz w:val="24"/>
            <w:szCs w:val="24"/>
            <w:shd w:val="clear" w:color="auto" w:fill="FFFFFF"/>
            <w:rPrChange w:id="1355" w:author="Man Lim Ho" w:date="2024-07-11T10:51:00Z" w16du:dateUtc="2024-07-11T00:51:00Z">
              <w:rPr>
                <w:rFonts w:ascii="Arial" w:hAnsi="Arial" w:cs="Arial"/>
                <w:color w:val="000033"/>
                <w:sz w:val="24"/>
                <w:szCs w:val="24"/>
                <w:shd w:val="clear" w:color="auto" w:fill="FFFFFF"/>
              </w:rPr>
            </w:rPrChange>
          </w:rPr>
          <w:t xml:space="preserve"> (New lines number </w:t>
        </w:r>
        <w:r w:rsidR="00FA0A56" w:rsidRPr="0053195C">
          <w:rPr>
            <w:rFonts w:ascii="Arial" w:hAnsi="Arial" w:cs="Arial"/>
            <w:color w:val="00B050"/>
            <w:sz w:val="24"/>
            <w:szCs w:val="24"/>
            <w:shd w:val="clear" w:color="auto" w:fill="FFFFFF"/>
            <w:rPrChange w:id="1356" w:author="Man Lim Ho" w:date="2024-07-11T10:51:00Z" w16du:dateUtc="2024-07-11T00:51:00Z">
              <w:rPr>
                <w:rFonts w:ascii="Arial" w:hAnsi="Arial" w:cs="Arial"/>
                <w:color w:val="000033"/>
                <w:sz w:val="24"/>
                <w:szCs w:val="24"/>
                <w:shd w:val="clear" w:color="auto" w:fill="FFFFFF"/>
              </w:rPr>
            </w:rPrChange>
          </w:rPr>
          <w:t>156</w:t>
        </w:r>
      </w:ins>
      <w:ins w:id="1357" w:author="Man Lim Ho" w:date="2024-07-11T10:34:00Z" w16du:dateUtc="2024-07-11T00:34:00Z">
        <w:r w:rsidR="00FA0A56" w:rsidRPr="0053195C">
          <w:rPr>
            <w:rFonts w:ascii="Arial" w:hAnsi="Arial" w:cs="Arial"/>
            <w:color w:val="00B050"/>
            <w:sz w:val="24"/>
            <w:szCs w:val="24"/>
            <w:shd w:val="clear" w:color="auto" w:fill="FFFFFF"/>
            <w:rPrChange w:id="1358" w:author="Man Lim Ho" w:date="2024-07-11T10:51:00Z" w16du:dateUtc="2024-07-11T00:51:00Z">
              <w:rPr>
                <w:rFonts w:ascii="Arial" w:hAnsi="Arial" w:cs="Arial"/>
                <w:color w:val="000033"/>
                <w:sz w:val="24"/>
                <w:szCs w:val="24"/>
                <w:shd w:val="clear" w:color="auto" w:fill="FFFFFF"/>
              </w:rPr>
            </w:rPrChange>
          </w:rPr>
          <w:t>-159)</w:t>
        </w:r>
      </w:ins>
    </w:p>
    <w:p w14:paraId="14D6FE61" w14:textId="0DB595FF" w:rsidR="00AE2273" w:rsidRDefault="00AE2273" w:rsidP="0016179E">
      <w:pPr>
        <w:spacing w:before="240" w:line="480" w:lineRule="auto"/>
        <w:jc w:val="both"/>
        <w:rPr>
          <w:ins w:id="1359" w:author="Man Lim Ho" w:date="2024-07-11T10:13:00Z" w16du:dateUtc="2024-07-11T00:13:00Z"/>
          <w:rFonts w:ascii="Arial" w:hAnsi="Arial" w:cs="Arial"/>
          <w:color w:val="000033"/>
          <w:sz w:val="24"/>
          <w:szCs w:val="24"/>
          <w:shd w:val="clear" w:color="auto" w:fill="FFFFFF"/>
        </w:rPr>
      </w:pPr>
      <w:ins w:id="1360" w:author="Man Lim Ho" w:date="2024-07-11T10:13:00Z" w16du:dateUtc="2024-07-11T00:13:00Z">
        <w:r>
          <w:rPr>
            <w:rFonts w:ascii="Arial" w:hAnsi="Arial" w:cs="Arial"/>
            <w:color w:val="000033"/>
            <w:sz w:val="24"/>
            <w:szCs w:val="24"/>
            <w:shd w:val="clear" w:color="auto" w:fill="FFFFFF"/>
          </w:rPr>
          <w:t>L200 This is</w:t>
        </w:r>
      </w:ins>
    </w:p>
    <w:p w14:paraId="13D24B6E" w14:textId="77777777" w:rsidR="004F2137" w:rsidRPr="0053195C" w:rsidRDefault="00AE2273" w:rsidP="004F2137">
      <w:pPr>
        <w:spacing w:before="240" w:line="480" w:lineRule="auto"/>
        <w:jc w:val="both"/>
        <w:rPr>
          <w:ins w:id="1361" w:author="Man Lim Ho" w:date="2024-07-11T10:13:00Z" w16du:dateUtc="2024-07-11T00:13:00Z"/>
          <w:rFonts w:ascii="Arial" w:hAnsi="Arial" w:cs="Arial"/>
          <w:color w:val="00B050"/>
          <w:sz w:val="24"/>
          <w:szCs w:val="24"/>
          <w:shd w:val="clear" w:color="auto" w:fill="FFFFFF"/>
          <w:rPrChange w:id="1362" w:author="Man Lim Ho" w:date="2024-07-11T10:50:00Z" w16du:dateUtc="2024-07-11T00:50:00Z">
            <w:rPr>
              <w:ins w:id="1363" w:author="Man Lim Ho" w:date="2024-07-11T10:13:00Z" w16du:dateUtc="2024-07-11T00:13:00Z"/>
              <w:rFonts w:ascii="Arial" w:hAnsi="Arial" w:cs="Arial"/>
              <w:color w:val="000033"/>
              <w:sz w:val="24"/>
              <w:szCs w:val="24"/>
              <w:shd w:val="clear" w:color="auto" w:fill="FFFFFF"/>
            </w:rPr>
          </w:rPrChange>
        </w:rPr>
      </w:pPr>
      <w:ins w:id="1364" w:author="Man Lim Ho" w:date="2024-07-11T10:13:00Z" w16du:dateUtc="2024-07-11T00:13:00Z">
        <w:r w:rsidRPr="0053195C">
          <w:rPr>
            <w:rFonts w:ascii="Arial" w:hAnsi="Arial" w:cs="Arial"/>
            <w:color w:val="00B050"/>
            <w:sz w:val="24"/>
            <w:szCs w:val="24"/>
            <w:shd w:val="clear" w:color="auto" w:fill="FFFFFF"/>
            <w:rPrChange w:id="1365" w:author="Man Lim Ho" w:date="2024-07-11T10:50:00Z" w16du:dateUtc="2024-07-11T00:50:00Z">
              <w:rPr>
                <w:rFonts w:ascii="Arial" w:hAnsi="Arial" w:cs="Arial"/>
                <w:color w:val="000033"/>
                <w:sz w:val="24"/>
                <w:szCs w:val="24"/>
                <w:shd w:val="clear" w:color="auto" w:fill="FFFFFF"/>
              </w:rPr>
            </w:rPrChange>
          </w:rPr>
          <w:t xml:space="preserve">Author Response: </w:t>
        </w:r>
        <w:r w:rsidR="004F2137" w:rsidRPr="0053195C">
          <w:rPr>
            <w:rFonts w:ascii="Arial" w:hAnsi="Arial" w:cs="Arial"/>
            <w:color w:val="00B050"/>
            <w:sz w:val="24"/>
            <w:szCs w:val="24"/>
            <w:shd w:val="clear" w:color="auto" w:fill="FFFFFF"/>
            <w:rPrChange w:id="1366" w:author="Man Lim Ho" w:date="2024-07-11T10:50:00Z" w16du:dateUtc="2024-07-11T00:50:00Z">
              <w:rPr>
                <w:rFonts w:ascii="Arial" w:hAnsi="Arial" w:cs="Arial"/>
                <w:color w:val="000033"/>
                <w:sz w:val="24"/>
                <w:szCs w:val="24"/>
                <w:shd w:val="clear" w:color="auto" w:fill="FFFFFF"/>
              </w:rPr>
            </w:rPrChange>
          </w:rPr>
          <w:t>This has been removed as we have not used this term in the manuscript.</w:t>
        </w:r>
      </w:ins>
    </w:p>
    <w:p w14:paraId="5441F55F" w14:textId="227759C9" w:rsidR="00AE2273" w:rsidRDefault="00DA27B1" w:rsidP="0016179E">
      <w:pPr>
        <w:spacing w:before="240" w:line="480" w:lineRule="auto"/>
        <w:jc w:val="both"/>
        <w:rPr>
          <w:ins w:id="1367" w:author="Man Lim Ho" w:date="2024-07-11T10:14:00Z" w16du:dateUtc="2024-07-11T00:14:00Z"/>
          <w:rFonts w:ascii="Arial" w:hAnsi="Arial" w:cs="Arial"/>
          <w:color w:val="000033"/>
          <w:sz w:val="24"/>
          <w:szCs w:val="24"/>
          <w:shd w:val="clear" w:color="auto" w:fill="FFFFFF"/>
        </w:rPr>
      </w:pPr>
      <w:ins w:id="1368" w:author="Man Lim Ho" w:date="2024-07-11T10:14:00Z" w16du:dateUtc="2024-07-11T00:14:00Z">
        <w:r>
          <w:rPr>
            <w:rFonts w:ascii="Arial" w:hAnsi="Arial" w:cs="Arial"/>
            <w:color w:val="000033"/>
            <w:sz w:val="24"/>
            <w:szCs w:val="24"/>
            <w:shd w:val="clear" w:color="auto" w:fill="FFFFFF"/>
          </w:rPr>
          <w:t>L229 Strikethrough Text</w:t>
        </w:r>
      </w:ins>
    </w:p>
    <w:p w14:paraId="5A9A317F" w14:textId="620BA388" w:rsidR="00DA27B1" w:rsidRPr="0053195C" w:rsidRDefault="00336A0C" w:rsidP="0016179E">
      <w:pPr>
        <w:spacing w:before="240" w:line="480" w:lineRule="auto"/>
        <w:jc w:val="both"/>
        <w:rPr>
          <w:ins w:id="1369" w:author="Man Lim Ho" w:date="2024-07-11T10:14:00Z" w16du:dateUtc="2024-07-11T00:14:00Z"/>
          <w:rFonts w:ascii="Arial" w:hAnsi="Arial" w:cs="Arial"/>
          <w:color w:val="00B050"/>
          <w:sz w:val="24"/>
          <w:szCs w:val="24"/>
          <w:shd w:val="clear" w:color="auto" w:fill="FFFFFF"/>
          <w:rPrChange w:id="1370" w:author="Man Lim Ho" w:date="2024-07-11T10:50:00Z" w16du:dateUtc="2024-07-11T00:50:00Z">
            <w:rPr>
              <w:ins w:id="1371" w:author="Man Lim Ho" w:date="2024-07-11T10:14:00Z" w16du:dateUtc="2024-07-11T00:14:00Z"/>
              <w:rFonts w:ascii="Arial" w:hAnsi="Arial" w:cs="Arial"/>
              <w:color w:val="000033"/>
              <w:sz w:val="24"/>
              <w:szCs w:val="24"/>
              <w:shd w:val="clear" w:color="auto" w:fill="FFFFFF"/>
            </w:rPr>
          </w:rPrChange>
        </w:rPr>
      </w:pPr>
      <w:ins w:id="1372" w:author="Man Lim Ho" w:date="2024-07-11T10:14:00Z" w16du:dateUtc="2024-07-11T00:14:00Z">
        <w:r w:rsidRPr="0053195C">
          <w:rPr>
            <w:rFonts w:ascii="Arial" w:hAnsi="Arial" w:cs="Arial"/>
            <w:color w:val="00B050"/>
            <w:sz w:val="24"/>
            <w:szCs w:val="24"/>
            <w:shd w:val="clear" w:color="auto" w:fill="FFFFFF"/>
            <w:rPrChange w:id="1373" w:author="Man Lim Ho" w:date="2024-07-11T10:50:00Z" w16du:dateUtc="2024-07-11T00:50:00Z">
              <w:rPr>
                <w:rFonts w:ascii="Arial" w:hAnsi="Arial" w:cs="Arial"/>
                <w:color w:val="000033"/>
                <w:sz w:val="24"/>
                <w:szCs w:val="24"/>
                <w:shd w:val="clear" w:color="auto" w:fill="FFFFFF"/>
              </w:rPr>
            </w:rPrChange>
          </w:rPr>
          <w:t>Author Response: I have removed the word “and”.</w:t>
        </w:r>
      </w:ins>
      <w:ins w:id="1374" w:author="Man Lim Ho" w:date="2024-07-11T10:34:00Z" w16du:dateUtc="2024-07-11T00:34:00Z">
        <w:r w:rsidR="00272567" w:rsidRPr="0053195C">
          <w:rPr>
            <w:rFonts w:ascii="Arial" w:hAnsi="Arial" w:cs="Arial"/>
            <w:color w:val="00B050"/>
            <w:sz w:val="24"/>
            <w:szCs w:val="24"/>
            <w:shd w:val="clear" w:color="auto" w:fill="FFFFFF"/>
            <w:rPrChange w:id="1375" w:author="Man Lim Ho" w:date="2024-07-11T10:50:00Z" w16du:dateUtc="2024-07-11T00:50:00Z">
              <w:rPr>
                <w:rFonts w:ascii="Arial" w:hAnsi="Arial" w:cs="Arial"/>
                <w:color w:val="000033"/>
                <w:sz w:val="24"/>
                <w:szCs w:val="24"/>
                <w:shd w:val="clear" w:color="auto" w:fill="FFFFFF"/>
              </w:rPr>
            </w:rPrChange>
          </w:rPr>
          <w:t xml:space="preserve"> (New line number 218)</w:t>
        </w:r>
      </w:ins>
    </w:p>
    <w:p w14:paraId="0438D421" w14:textId="7C7BF5A8" w:rsidR="00336A0C" w:rsidRDefault="00336A0C" w:rsidP="0016179E">
      <w:pPr>
        <w:spacing w:before="240" w:line="480" w:lineRule="auto"/>
        <w:jc w:val="both"/>
        <w:rPr>
          <w:ins w:id="1376" w:author="Man Lim Ho" w:date="2024-07-11T10:15:00Z" w16du:dateUtc="2024-07-11T00:15:00Z"/>
          <w:rFonts w:ascii="Arial" w:hAnsi="Arial" w:cs="Arial"/>
          <w:color w:val="000033"/>
          <w:sz w:val="24"/>
          <w:szCs w:val="24"/>
          <w:shd w:val="clear" w:color="auto" w:fill="FFFFFF"/>
        </w:rPr>
      </w:pPr>
      <w:ins w:id="1377" w:author="Man Lim Ho" w:date="2024-07-11T10:14:00Z" w16du:dateUtc="2024-07-11T00:14:00Z">
        <w:r>
          <w:rPr>
            <w:rFonts w:ascii="Arial" w:hAnsi="Arial" w:cs="Arial"/>
            <w:color w:val="000033"/>
            <w:sz w:val="24"/>
            <w:szCs w:val="24"/>
            <w:shd w:val="clear" w:color="auto" w:fill="FFFFFF"/>
          </w:rPr>
          <w:t>L</w:t>
        </w:r>
        <w:r w:rsidR="00BD292B">
          <w:rPr>
            <w:rFonts w:ascii="Arial" w:hAnsi="Arial" w:cs="Arial"/>
            <w:color w:val="000033"/>
            <w:sz w:val="24"/>
            <w:szCs w:val="24"/>
            <w:shd w:val="clear" w:color="auto" w:fill="FFFFFF"/>
          </w:rPr>
          <w:t>269 More c</w:t>
        </w:r>
      </w:ins>
      <w:ins w:id="1378" w:author="Man Lim Ho" w:date="2024-07-11T10:15:00Z" w16du:dateUtc="2024-07-11T00:15:00Z">
        <w:r w:rsidR="00BD292B">
          <w:rPr>
            <w:rFonts w:ascii="Arial" w:hAnsi="Arial" w:cs="Arial"/>
            <w:color w:val="000033"/>
            <w:sz w:val="24"/>
            <w:szCs w:val="24"/>
            <w:shd w:val="clear" w:color="auto" w:fill="FFFFFF"/>
          </w:rPr>
          <w:t>ontext is needed here</w:t>
        </w:r>
      </w:ins>
    </w:p>
    <w:p w14:paraId="62D76850" w14:textId="1D3BF964" w:rsidR="00BD292B" w:rsidRPr="0053195C" w:rsidRDefault="00BD292B" w:rsidP="0016179E">
      <w:pPr>
        <w:spacing w:before="240" w:line="480" w:lineRule="auto"/>
        <w:jc w:val="both"/>
        <w:rPr>
          <w:ins w:id="1379" w:author="Man Lim Ho" w:date="2024-07-11T10:16:00Z" w16du:dateUtc="2024-07-11T00:16:00Z"/>
          <w:rFonts w:ascii="Arial" w:hAnsi="Arial" w:cs="Arial"/>
          <w:color w:val="00B050"/>
          <w:sz w:val="24"/>
          <w:szCs w:val="24"/>
          <w:shd w:val="clear" w:color="auto" w:fill="FFFFFF"/>
          <w:rPrChange w:id="1380" w:author="Man Lim Ho" w:date="2024-07-11T10:50:00Z" w16du:dateUtc="2024-07-11T00:50:00Z">
            <w:rPr>
              <w:ins w:id="1381" w:author="Man Lim Ho" w:date="2024-07-11T10:16:00Z" w16du:dateUtc="2024-07-11T00:16:00Z"/>
              <w:rFonts w:ascii="Arial" w:hAnsi="Arial" w:cs="Arial"/>
              <w:color w:val="000033"/>
              <w:sz w:val="24"/>
              <w:szCs w:val="24"/>
              <w:shd w:val="clear" w:color="auto" w:fill="FFFFFF"/>
            </w:rPr>
          </w:rPrChange>
        </w:rPr>
      </w:pPr>
      <w:ins w:id="1382" w:author="Man Lim Ho" w:date="2024-07-11T10:15:00Z" w16du:dateUtc="2024-07-11T00:15:00Z">
        <w:r w:rsidRPr="0053195C">
          <w:rPr>
            <w:rFonts w:ascii="Arial" w:hAnsi="Arial" w:cs="Arial"/>
            <w:color w:val="00B050"/>
            <w:sz w:val="24"/>
            <w:szCs w:val="24"/>
            <w:shd w:val="clear" w:color="auto" w:fill="FFFFFF"/>
            <w:rPrChange w:id="1383" w:author="Man Lim Ho" w:date="2024-07-11T10:50:00Z" w16du:dateUtc="2024-07-11T00:50:00Z">
              <w:rPr>
                <w:rFonts w:ascii="Arial" w:hAnsi="Arial" w:cs="Arial"/>
                <w:color w:val="000033"/>
                <w:sz w:val="24"/>
                <w:szCs w:val="24"/>
                <w:shd w:val="clear" w:color="auto" w:fill="FFFFFF"/>
              </w:rPr>
            </w:rPrChange>
          </w:rPr>
          <w:t>Author Response: We have updated the text</w:t>
        </w:r>
      </w:ins>
      <w:ins w:id="1384" w:author="Man Lim Ho" w:date="2024-07-11T10:16:00Z" w16du:dateUtc="2024-07-11T00:16:00Z">
        <w:r w:rsidR="004179CA" w:rsidRPr="0053195C">
          <w:rPr>
            <w:rFonts w:ascii="Arial" w:hAnsi="Arial" w:cs="Arial"/>
            <w:color w:val="00B050"/>
            <w:sz w:val="24"/>
            <w:szCs w:val="24"/>
            <w:shd w:val="clear" w:color="auto" w:fill="FFFFFF"/>
            <w:rPrChange w:id="1385" w:author="Man Lim Ho" w:date="2024-07-11T10:50:00Z" w16du:dateUtc="2024-07-11T00:50:00Z">
              <w:rPr>
                <w:rFonts w:ascii="Arial" w:hAnsi="Arial" w:cs="Arial"/>
                <w:color w:val="000033"/>
                <w:sz w:val="24"/>
                <w:szCs w:val="24"/>
                <w:shd w:val="clear" w:color="auto" w:fill="FFFFFF"/>
              </w:rPr>
            </w:rPrChange>
          </w:rPr>
          <w:t xml:space="preserve"> in new line number 261 to 269: “</w:t>
        </w:r>
        <w:r w:rsidR="004179CA" w:rsidRPr="0053195C">
          <w:rPr>
            <w:rFonts w:ascii="Arial" w:hAnsi="Arial" w:cs="Arial"/>
            <w:color w:val="00B050"/>
            <w:sz w:val="24"/>
            <w:szCs w:val="24"/>
            <w:shd w:val="clear" w:color="auto" w:fill="FFFFFF"/>
            <w:rPrChange w:id="1386" w:author="Man Lim Ho" w:date="2024-07-11T10:50:00Z" w16du:dateUtc="2024-07-11T00:50:00Z">
              <w:rPr>
                <w:rFonts w:ascii="Arial" w:hAnsi="Arial" w:cs="Arial"/>
                <w:color w:val="000033"/>
                <w:sz w:val="24"/>
                <w:szCs w:val="24"/>
                <w:shd w:val="clear" w:color="auto" w:fill="FFFFFF"/>
              </w:rPr>
            </w:rPrChange>
          </w:rPr>
          <w:t xml:space="preserve">Articles on Rayyan were selected at random for reviewers to quickly screen through the titles </w:t>
        </w:r>
        <w:r w:rsidR="004179CA" w:rsidRPr="0053195C">
          <w:rPr>
            <w:rFonts w:ascii="Arial" w:hAnsi="Arial" w:cs="Arial"/>
            <w:color w:val="00B050"/>
            <w:sz w:val="24"/>
            <w:szCs w:val="24"/>
            <w:shd w:val="clear" w:color="auto" w:fill="FFFFFF"/>
            <w:rPrChange w:id="1387" w:author="Man Lim Ho" w:date="2024-07-11T10:50:00Z" w16du:dateUtc="2024-07-11T00:50:00Z">
              <w:rPr>
                <w:rFonts w:ascii="Arial" w:hAnsi="Arial" w:cs="Arial"/>
                <w:color w:val="000033"/>
                <w:sz w:val="24"/>
                <w:szCs w:val="24"/>
                <w:shd w:val="clear" w:color="auto" w:fill="FFFFFF"/>
              </w:rPr>
            </w:rPrChange>
          </w:rPr>
          <w:lastRenderedPageBreak/>
          <w:t>and abstracts (30/1,218, 2.46%). Consistency checks were then performed for both stages on 30 titles and abstracts (79.4% agreement rate. Subsequent screening of the remaining titles and abstracts (n = 1,188) was performed by the same two reviewers in parallel independently. Reviewer 1 and Reviewer 2 disagreed on 129 articles, and these were marked by the two reviewers as “Maybe” and passed on to the third independent reviewer to make a final decision. After title and abstract screening, 186 retrievable full texts were subject to the full text screening for decision on final inclusion data extraction.</w:t>
        </w:r>
        <w:r w:rsidR="004179CA" w:rsidRPr="0053195C">
          <w:rPr>
            <w:rFonts w:ascii="Arial" w:hAnsi="Arial" w:cs="Arial"/>
            <w:color w:val="00B050"/>
            <w:sz w:val="24"/>
            <w:szCs w:val="24"/>
            <w:shd w:val="clear" w:color="auto" w:fill="FFFFFF"/>
            <w:rPrChange w:id="1388" w:author="Man Lim Ho" w:date="2024-07-11T10:50:00Z" w16du:dateUtc="2024-07-11T00:50:00Z">
              <w:rPr>
                <w:rFonts w:ascii="Arial" w:hAnsi="Arial" w:cs="Arial"/>
                <w:color w:val="000033"/>
                <w:sz w:val="24"/>
                <w:szCs w:val="24"/>
                <w:shd w:val="clear" w:color="auto" w:fill="FFFFFF"/>
              </w:rPr>
            </w:rPrChange>
          </w:rPr>
          <w:t>” To provide context to the section.</w:t>
        </w:r>
      </w:ins>
      <w:ins w:id="1389" w:author="Man Lim Ho" w:date="2024-07-11T10:34:00Z" w16du:dateUtc="2024-07-11T00:34:00Z">
        <w:r w:rsidR="00272567" w:rsidRPr="0053195C">
          <w:rPr>
            <w:rFonts w:ascii="Arial" w:hAnsi="Arial" w:cs="Arial"/>
            <w:color w:val="00B050"/>
            <w:sz w:val="24"/>
            <w:szCs w:val="24"/>
            <w:shd w:val="clear" w:color="auto" w:fill="FFFFFF"/>
            <w:rPrChange w:id="1390" w:author="Man Lim Ho" w:date="2024-07-11T10:50:00Z" w16du:dateUtc="2024-07-11T00:50:00Z">
              <w:rPr>
                <w:rFonts w:ascii="Arial" w:hAnsi="Arial" w:cs="Arial"/>
                <w:color w:val="000033"/>
                <w:sz w:val="24"/>
                <w:szCs w:val="24"/>
                <w:shd w:val="clear" w:color="auto" w:fill="FFFFFF"/>
              </w:rPr>
            </w:rPrChange>
          </w:rPr>
          <w:t xml:space="preserve"> (New li</w:t>
        </w:r>
      </w:ins>
      <w:ins w:id="1391" w:author="Man Lim Ho" w:date="2024-07-11T10:35:00Z" w16du:dateUtc="2024-07-11T00:35:00Z">
        <w:r w:rsidR="00272567" w:rsidRPr="0053195C">
          <w:rPr>
            <w:rFonts w:ascii="Arial" w:hAnsi="Arial" w:cs="Arial"/>
            <w:color w:val="00B050"/>
            <w:sz w:val="24"/>
            <w:szCs w:val="24"/>
            <w:shd w:val="clear" w:color="auto" w:fill="FFFFFF"/>
            <w:rPrChange w:id="1392" w:author="Man Lim Ho" w:date="2024-07-11T10:50:00Z" w16du:dateUtc="2024-07-11T00:50:00Z">
              <w:rPr>
                <w:rFonts w:ascii="Arial" w:hAnsi="Arial" w:cs="Arial"/>
                <w:color w:val="000033"/>
                <w:sz w:val="24"/>
                <w:szCs w:val="24"/>
                <w:shd w:val="clear" w:color="auto" w:fill="FFFFFF"/>
              </w:rPr>
            </w:rPrChange>
          </w:rPr>
          <w:t xml:space="preserve">nes number </w:t>
        </w:r>
        <w:r w:rsidR="00627305" w:rsidRPr="0053195C">
          <w:rPr>
            <w:rFonts w:ascii="Arial" w:hAnsi="Arial" w:cs="Arial"/>
            <w:color w:val="00B050"/>
            <w:sz w:val="24"/>
            <w:szCs w:val="24"/>
            <w:shd w:val="clear" w:color="auto" w:fill="FFFFFF"/>
            <w:rPrChange w:id="1393" w:author="Man Lim Ho" w:date="2024-07-11T10:50:00Z" w16du:dateUtc="2024-07-11T00:50:00Z">
              <w:rPr>
                <w:rFonts w:ascii="Arial" w:hAnsi="Arial" w:cs="Arial"/>
                <w:color w:val="000033"/>
                <w:sz w:val="24"/>
                <w:szCs w:val="24"/>
                <w:shd w:val="clear" w:color="auto" w:fill="FFFFFF"/>
              </w:rPr>
            </w:rPrChange>
          </w:rPr>
          <w:t>261-269)</w:t>
        </w:r>
      </w:ins>
    </w:p>
    <w:p w14:paraId="60C7BE2E" w14:textId="57160150" w:rsidR="007B5ED1" w:rsidRDefault="007B5ED1" w:rsidP="0016179E">
      <w:pPr>
        <w:spacing w:before="240" w:line="480" w:lineRule="auto"/>
        <w:jc w:val="both"/>
        <w:rPr>
          <w:ins w:id="1394" w:author="Man Lim Ho" w:date="2024-07-11T10:17:00Z" w16du:dateUtc="2024-07-11T00:17:00Z"/>
          <w:rFonts w:ascii="Arial" w:hAnsi="Arial" w:cs="Arial"/>
          <w:color w:val="000033"/>
          <w:sz w:val="24"/>
          <w:szCs w:val="24"/>
          <w:shd w:val="clear" w:color="auto" w:fill="FFFFFF"/>
        </w:rPr>
      </w:pPr>
      <w:ins w:id="1395" w:author="Man Lim Ho" w:date="2024-07-11T10:16:00Z" w16du:dateUtc="2024-07-11T00:16:00Z">
        <w:r>
          <w:rPr>
            <w:rFonts w:ascii="Arial" w:hAnsi="Arial" w:cs="Arial"/>
            <w:color w:val="000033"/>
            <w:sz w:val="24"/>
            <w:szCs w:val="24"/>
            <w:shd w:val="clear" w:color="auto" w:fill="FFFFFF"/>
          </w:rPr>
          <w:t xml:space="preserve">L320 You previously </w:t>
        </w:r>
      </w:ins>
      <w:ins w:id="1396" w:author="Man Lim Ho" w:date="2024-07-11T10:17:00Z" w16du:dateUtc="2024-07-11T00:17:00Z">
        <w:r>
          <w:rPr>
            <w:rFonts w:ascii="Arial" w:hAnsi="Arial" w:cs="Arial"/>
            <w:color w:val="000033"/>
            <w:sz w:val="24"/>
            <w:szCs w:val="24"/>
            <w:shd w:val="clear" w:color="auto" w:fill="FFFFFF"/>
          </w:rPr>
          <w:t>mentioned there were no deviations from protocol?</w:t>
        </w:r>
      </w:ins>
    </w:p>
    <w:p w14:paraId="0688EC49" w14:textId="4FB90194" w:rsidR="003840D2" w:rsidRPr="0053195C" w:rsidRDefault="007B5ED1" w:rsidP="003840D2">
      <w:pPr>
        <w:spacing w:before="240" w:line="480" w:lineRule="auto"/>
        <w:jc w:val="both"/>
        <w:rPr>
          <w:ins w:id="1397" w:author="Man Lim Ho" w:date="2024-07-11T10:18:00Z" w16du:dateUtc="2024-07-11T00:18:00Z"/>
          <w:rFonts w:ascii="Arial" w:hAnsi="Arial" w:cs="Arial"/>
          <w:color w:val="00B050"/>
          <w:sz w:val="24"/>
          <w:szCs w:val="24"/>
          <w:shd w:val="clear" w:color="auto" w:fill="FFFFFF"/>
          <w:rPrChange w:id="1398" w:author="Man Lim Ho" w:date="2024-07-11T10:50:00Z" w16du:dateUtc="2024-07-11T00:50:00Z">
            <w:rPr>
              <w:ins w:id="1399" w:author="Man Lim Ho" w:date="2024-07-11T10:18:00Z" w16du:dateUtc="2024-07-11T00:18:00Z"/>
              <w:rFonts w:ascii="Arial" w:hAnsi="Arial" w:cs="Arial"/>
              <w:color w:val="000033"/>
              <w:sz w:val="24"/>
              <w:szCs w:val="24"/>
              <w:shd w:val="clear" w:color="auto" w:fill="FFFFFF"/>
            </w:rPr>
          </w:rPrChange>
        </w:rPr>
      </w:pPr>
      <w:ins w:id="1400" w:author="Man Lim Ho" w:date="2024-07-11T10:17:00Z" w16du:dateUtc="2024-07-11T00:17:00Z">
        <w:r w:rsidRPr="0053195C">
          <w:rPr>
            <w:rFonts w:ascii="Arial" w:hAnsi="Arial" w:cs="Arial"/>
            <w:color w:val="00B050"/>
            <w:sz w:val="24"/>
            <w:szCs w:val="24"/>
            <w:shd w:val="clear" w:color="auto" w:fill="FFFFFF"/>
            <w:rPrChange w:id="1401" w:author="Man Lim Ho" w:date="2024-07-11T10:50:00Z" w16du:dateUtc="2024-07-11T00:50:00Z">
              <w:rPr>
                <w:rFonts w:ascii="Arial" w:hAnsi="Arial" w:cs="Arial"/>
                <w:color w:val="000033"/>
                <w:sz w:val="24"/>
                <w:szCs w:val="24"/>
                <w:shd w:val="clear" w:color="auto" w:fill="FFFFFF"/>
              </w:rPr>
            </w:rPrChange>
          </w:rPr>
          <w:t xml:space="preserve">Author Response: </w:t>
        </w:r>
        <w:r w:rsidR="00D74D08" w:rsidRPr="0053195C">
          <w:rPr>
            <w:rFonts w:ascii="Arial" w:hAnsi="Arial" w:cs="Arial"/>
            <w:color w:val="00B050"/>
            <w:sz w:val="24"/>
            <w:szCs w:val="24"/>
            <w:shd w:val="clear" w:color="auto" w:fill="FFFFFF"/>
            <w:rPrChange w:id="1402" w:author="Man Lim Ho" w:date="2024-07-11T10:50:00Z" w16du:dateUtc="2024-07-11T00:50:00Z">
              <w:rPr>
                <w:rFonts w:ascii="Arial" w:hAnsi="Arial" w:cs="Arial"/>
                <w:color w:val="000033"/>
                <w:sz w:val="24"/>
                <w:szCs w:val="24"/>
                <w:shd w:val="clear" w:color="auto" w:fill="FFFFFF"/>
              </w:rPr>
            </w:rPrChange>
          </w:rPr>
          <w:t xml:space="preserve">It was an editorial </w:t>
        </w:r>
      </w:ins>
      <w:ins w:id="1403" w:author="Man Lim Ho" w:date="2024-07-11T10:18:00Z" w16du:dateUtc="2024-07-11T00:18:00Z">
        <w:r w:rsidR="003840D2" w:rsidRPr="0053195C">
          <w:rPr>
            <w:rFonts w:ascii="Arial" w:hAnsi="Arial" w:cs="Arial"/>
            <w:color w:val="00B050"/>
            <w:sz w:val="24"/>
            <w:szCs w:val="24"/>
            <w:shd w:val="clear" w:color="auto" w:fill="FFFFFF"/>
            <w:rPrChange w:id="1404" w:author="Man Lim Ho" w:date="2024-07-11T10:50:00Z" w16du:dateUtc="2024-07-11T00:50:00Z">
              <w:rPr>
                <w:rFonts w:ascii="Arial" w:hAnsi="Arial" w:cs="Arial"/>
                <w:color w:val="000033"/>
                <w:sz w:val="24"/>
                <w:szCs w:val="24"/>
                <w:shd w:val="clear" w:color="auto" w:fill="FFFFFF"/>
              </w:rPr>
            </w:rPrChange>
          </w:rPr>
          <w:t>mistake;</w:t>
        </w:r>
      </w:ins>
      <w:ins w:id="1405" w:author="Man Lim Ho" w:date="2024-07-11T10:17:00Z" w16du:dateUtc="2024-07-11T00:17:00Z">
        <w:r w:rsidR="00D74D08" w:rsidRPr="0053195C">
          <w:rPr>
            <w:rFonts w:ascii="Arial" w:hAnsi="Arial" w:cs="Arial"/>
            <w:color w:val="00B050"/>
            <w:sz w:val="24"/>
            <w:szCs w:val="24"/>
            <w:shd w:val="clear" w:color="auto" w:fill="FFFFFF"/>
            <w:rPrChange w:id="1406" w:author="Man Lim Ho" w:date="2024-07-11T10:50:00Z" w16du:dateUtc="2024-07-11T00:50:00Z">
              <w:rPr>
                <w:rFonts w:ascii="Arial" w:hAnsi="Arial" w:cs="Arial"/>
                <w:color w:val="000033"/>
                <w:sz w:val="24"/>
                <w:szCs w:val="24"/>
                <w:shd w:val="clear" w:color="auto" w:fill="FFFFFF"/>
              </w:rPr>
            </w:rPrChange>
          </w:rPr>
          <w:t xml:space="preserve"> we have changed the content of the section in new line number </w:t>
        </w:r>
      </w:ins>
      <w:ins w:id="1407" w:author="Man Lim Ho" w:date="2024-07-11T10:18:00Z" w16du:dateUtc="2024-07-11T00:18:00Z">
        <w:r w:rsidR="00F02959" w:rsidRPr="0053195C">
          <w:rPr>
            <w:rFonts w:ascii="Arial" w:hAnsi="Arial" w:cs="Arial"/>
            <w:color w:val="00B050"/>
            <w:sz w:val="24"/>
            <w:szCs w:val="24"/>
            <w:shd w:val="clear" w:color="auto" w:fill="FFFFFF"/>
            <w:rPrChange w:id="1408" w:author="Man Lim Ho" w:date="2024-07-11T10:50:00Z" w16du:dateUtc="2024-07-11T00:50:00Z">
              <w:rPr>
                <w:rFonts w:ascii="Arial" w:hAnsi="Arial" w:cs="Arial"/>
                <w:color w:val="000033"/>
                <w:sz w:val="24"/>
                <w:szCs w:val="24"/>
                <w:shd w:val="clear" w:color="auto" w:fill="FFFFFF"/>
              </w:rPr>
            </w:rPrChange>
          </w:rPr>
          <w:t>198-209: “</w:t>
        </w:r>
        <w:r w:rsidR="003840D2" w:rsidRPr="0053195C">
          <w:rPr>
            <w:rFonts w:ascii="Arial" w:hAnsi="Arial" w:cs="Arial"/>
            <w:b/>
            <w:bCs/>
            <w:color w:val="00B050"/>
            <w:sz w:val="24"/>
            <w:szCs w:val="24"/>
            <w:shd w:val="clear" w:color="auto" w:fill="FFFFFF"/>
            <w:rPrChange w:id="1409" w:author="Man Lim Ho" w:date="2024-07-11T10:50:00Z" w16du:dateUtc="2024-07-11T00:50:00Z">
              <w:rPr>
                <w:rFonts w:ascii="Arial" w:hAnsi="Arial" w:cs="Arial"/>
                <w:color w:val="000033"/>
                <w:sz w:val="24"/>
                <w:szCs w:val="24"/>
                <w:shd w:val="clear" w:color="auto" w:fill="FFFFFF"/>
              </w:rPr>
            </w:rPrChange>
          </w:rPr>
          <w:t>Deviation from the protocol</w:t>
        </w:r>
      </w:ins>
    </w:p>
    <w:p w14:paraId="4DDD52F5" w14:textId="77777777" w:rsidR="003840D2" w:rsidRPr="0053195C" w:rsidRDefault="003840D2" w:rsidP="003840D2">
      <w:pPr>
        <w:spacing w:before="240" w:line="480" w:lineRule="auto"/>
        <w:jc w:val="both"/>
        <w:rPr>
          <w:ins w:id="1410" w:author="Man Lim Ho" w:date="2024-07-11T10:18:00Z" w16du:dateUtc="2024-07-11T00:18:00Z"/>
          <w:rFonts w:ascii="Arial" w:hAnsi="Arial" w:cs="Arial"/>
          <w:color w:val="00B050"/>
          <w:sz w:val="24"/>
          <w:szCs w:val="24"/>
          <w:shd w:val="clear" w:color="auto" w:fill="FFFFFF"/>
          <w:rPrChange w:id="1411" w:author="Man Lim Ho" w:date="2024-07-11T10:50:00Z" w16du:dateUtc="2024-07-11T00:50:00Z">
            <w:rPr>
              <w:ins w:id="1412" w:author="Man Lim Ho" w:date="2024-07-11T10:18:00Z" w16du:dateUtc="2024-07-11T00:18:00Z"/>
              <w:rFonts w:ascii="Arial" w:hAnsi="Arial" w:cs="Arial"/>
              <w:color w:val="000033"/>
              <w:sz w:val="24"/>
              <w:szCs w:val="24"/>
              <w:shd w:val="clear" w:color="auto" w:fill="FFFFFF"/>
            </w:rPr>
          </w:rPrChange>
        </w:rPr>
      </w:pPr>
      <w:ins w:id="1413" w:author="Man Lim Ho" w:date="2024-07-11T10:18:00Z" w16du:dateUtc="2024-07-11T00:18:00Z">
        <w:r w:rsidRPr="0053195C">
          <w:rPr>
            <w:rFonts w:ascii="Arial" w:hAnsi="Arial" w:cs="Arial"/>
            <w:color w:val="00B050"/>
            <w:sz w:val="24"/>
            <w:szCs w:val="24"/>
            <w:shd w:val="clear" w:color="auto" w:fill="FFFFFF"/>
            <w:rPrChange w:id="1414" w:author="Man Lim Ho" w:date="2024-07-11T10:50:00Z" w16du:dateUtc="2024-07-11T00:50:00Z">
              <w:rPr>
                <w:rFonts w:ascii="Arial" w:hAnsi="Arial" w:cs="Arial"/>
                <w:color w:val="000033"/>
                <w:sz w:val="24"/>
                <w:szCs w:val="24"/>
                <w:shd w:val="clear" w:color="auto" w:fill="FFFFFF"/>
              </w:rPr>
            </w:rPrChange>
          </w:rPr>
          <w:t>The following deviation was made in eligibility criteria for inclusion of this systematic map:</w:t>
        </w:r>
      </w:ins>
    </w:p>
    <w:p w14:paraId="3EC461D0" w14:textId="77777777" w:rsidR="003840D2" w:rsidRPr="0053195C" w:rsidRDefault="003840D2" w:rsidP="003840D2">
      <w:pPr>
        <w:spacing w:before="240" w:line="480" w:lineRule="auto"/>
        <w:jc w:val="both"/>
        <w:rPr>
          <w:ins w:id="1415" w:author="Man Lim Ho" w:date="2024-07-11T10:18:00Z" w16du:dateUtc="2024-07-11T00:18:00Z"/>
          <w:rFonts w:ascii="Arial" w:hAnsi="Arial" w:cs="Arial"/>
          <w:color w:val="00B050"/>
          <w:sz w:val="24"/>
          <w:szCs w:val="24"/>
          <w:shd w:val="clear" w:color="auto" w:fill="FFFFFF"/>
          <w:rPrChange w:id="1416" w:author="Man Lim Ho" w:date="2024-07-11T10:50:00Z" w16du:dateUtc="2024-07-11T00:50:00Z">
            <w:rPr>
              <w:ins w:id="1417" w:author="Man Lim Ho" w:date="2024-07-11T10:18:00Z" w16du:dateUtc="2024-07-11T00:18:00Z"/>
              <w:rFonts w:ascii="Arial" w:hAnsi="Arial" w:cs="Arial"/>
              <w:color w:val="000033"/>
              <w:sz w:val="24"/>
              <w:szCs w:val="24"/>
              <w:shd w:val="clear" w:color="auto" w:fill="FFFFFF"/>
            </w:rPr>
          </w:rPrChange>
        </w:rPr>
      </w:pPr>
      <w:ins w:id="1418" w:author="Man Lim Ho" w:date="2024-07-11T10:18:00Z" w16du:dateUtc="2024-07-11T00:18:00Z">
        <w:r w:rsidRPr="0053195C">
          <w:rPr>
            <w:rFonts w:ascii="Arial" w:hAnsi="Arial" w:cs="Arial"/>
            <w:color w:val="00B050"/>
            <w:sz w:val="24"/>
            <w:szCs w:val="24"/>
            <w:shd w:val="clear" w:color="auto" w:fill="FFFFFF"/>
            <w:rPrChange w:id="1419" w:author="Man Lim Ho" w:date="2024-07-11T10:50:00Z" w16du:dateUtc="2024-07-11T00:50:00Z">
              <w:rPr>
                <w:rFonts w:ascii="Arial" w:hAnsi="Arial" w:cs="Arial"/>
                <w:color w:val="000033"/>
                <w:sz w:val="24"/>
                <w:szCs w:val="24"/>
                <w:shd w:val="clear" w:color="auto" w:fill="FFFFFF"/>
              </w:rPr>
            </w:rPrChange>
          </w:rPr>
          <w:t>Studies including subtropical coral systems and any other component, including tropical, polar, or other organisms such as fishes, kelp, etc., were included in this systematic map, but only the subtropical coral systems data are included.</w:t>
        </w:r>
      </w:ins>
    </w:p>
    <w:p w14:paraId="0EE9361E" w14:textId="77777777" w:rsidR="003840D2" w:rsidRPr="0053195C" w:rsidRDefault="003840D2" w:rsidP="003840D2">
      <w:pPr>
        <w:spacing w:before="240" w:line="480" w:lineRule="auto"/>
        <w:jc w:val="both"/>
        <w:rPr>
          <w:ins w:id="1420" w:author="Man Lim Ho" w:date="2024-07-11T10:18:00Z" w16du:dateUtc="2024-07-11T00:18:00Z"/>
          <w:rFonts w:ascii="Arial" w:hAnsi="Arial" w:cs="Arial"/>
          <w:color w:val="00B050"/>
          <w:sz w:val="24"/>
          <w:szCs w:val="24"/>
          <w:shd w:val="clear" w:color="auto" w:fill="FFFFFF"/>
          <w:rPrChange w:id="1421" w:author="Man Lim Ho" w:date="2024-07-11T10:50:00Z" w16du:dateUtc="2024-07-11T00:50:00Z">
            <w:rPr>
              <w:ins w:id="1422" w:author="Man Lim Ho" w:date="2024-07-11T10:18:00Z" w16du:dateUtc="2024-07-11T00:18:00Z"/>
              <w:rFonts w:ascii="Arial" w:hAnsi="Arial" w:cs="Arial"/>
              <w:color w:val="000033"/>
              <w:sz w:val="24"/>
              <w:szCs w:val="24"/>
              <w:shd w:val="clear" w:color="auto" w:fill="FFFFFF"/>
            </w:rPr>
          </w:rPrChange>
        </w:rPr>
      </w:pPr>
      <w:ins w:id="1423" w:author="Man Lim Ho" w:date="2024-07-11T10:18:00Z" w16du:dateUtc="2024-07-11T00:18:00Z">
        <w:r w:rsidRPr="0053195C">
          <w:rPr>
            <w:rFonts w:ascii="Arial" w:hAnsi="Arial" w:cs="Arial"/>
            <w:color w:val="00B050"/>
            <w:sz w:val="24"/>
            <w:szCs w:val="24"/>
            <w:shd w:val="clear" w:color="auto" w:fill="FFFFFF"/>
            <w:rPrChange w:id="1424" w:author="Man Lim Ho" w:date="2024-07-11T10:50:00Z" w16du:dateUtc="2024-07-11T00:50:00Z">
              <w:rPr>
                <w:rFonts w:ascii="Arial" w:hAnsi="Arial" w:cs="Arial"/>
                <w:color w:val="000033"/>
                <w:sz w:val="24"/>
                <w:szCs w:val="24"/>
                <w:shd w:val="clear" w:color="auto" w:fill="FFFFFF"/>
              </w:rPr>
            </w:rPrChange>
          </w:rPr>
          <w:t>Impact of cold stress is included as an ocean warming evidence in this map to highlight the research on corals exposed to cold stress.</w:t>
        </w:r>
      </w:ins>
    </w:p>
    <w:p w14:paraId="23CDD04D" w14:textId="77777777" w:rsidR="003840D2" w:rsidRPr="0053195C" w:rsidRDefault="003840D2" w:rsidP="003840D2">
      <w:pPr>
        <w:spacing w:before="240" w:line="480" w:lineRule="auto"/>
        <w:jc w:val="both"/>
        <w:rPr>
          <w:ins w:id="1425" w:author="Man Lim Ho" w:date="2024-07-11T10:18:00Z" w16du:dateUtc="2024-07-11T00:18:00Z"/>
          <w:rFonts w:ascii="Arial" w:hAnsi="Arial" w:cs="Arial"/>
          <w:color w:val="00B050"/>
          <w:sz w:val="24"/>
          <w:szCs w:val="24"/>
          <w:shd w:val="clear" w:color="auto" w:fill="FFFFFF"/>
          <w:rPrChange w:id="1426" w:author="Man Lim Ho" w:date="2024-07-11T10:50:00Z" w16du:dateUtc="2024-07-11T00:50:00Z">
            <w:rPr>
              <w:ins w:id="1427" w:author="Man Lim Ho" w:date="2024-07-11T10:18:00Z" w16du:dateUtc="2024-07-11T00:18:00Z"/>
              <w:rFonts w:ascii="Arial" w:hAnsi="Arial" w:cs="Arial"/>
              <w:color w:val="000033"/>
              <w:sz w:val="24"/>
              <w:szCs w:val="24"/>
              <w:shd w:val="clear" w:color="auto" w:fill="FFFFFF"/>
            </w:rPr>
          </w:rPrChange>
        </w:rPr>
      </w:pPr>
      <w:ins w:id="1428" w:author="Man Lim Ho" w:date="2024-07-11T10:18:00Z" w16du:dateUtc="2024-07-11T00:18:00Z">
        <w:r w:rsidRPr="0053195C">
          <w:rPr>
            <w:rFonts w:ascii="Arial" w:hAnsi="Arial" w:cs="Arial"/>
            <w:color w:val="00B050"/>
            <w:sz w:val="24"/>
            <w:szCs w:val="24"/>
            <w:shd w:val="clear" w:color="auto" w:fill="FFFFFF"/>
            <w:rPrChange w:id="1429" w:author="Man Lim Ho" w:date="2024-07-11T10:50:00Z" w16du:dateUtc="2024-07-11T00:50:00Z">
              <w:rPr>
                <w:rFonts w:ascii="Arial" w:hAnsi="Arial" w:cs="Arial"/>
                <w:color w:val="000033"/>
                <w:sz w:val="24"/>
                <w:szCs w:val="24"/>
                <w:shd w:val="clear" w:color="auto" w:fill="FFFFFF"/>
              </w:rPr>
            </w:rPrChange>
          </w:rPr>
          <w:t>In other eligibility criteria, the following were changed:</w:t>
        </w:r>
      </w:ins>
    </w:p>
    <w:p w14:paraId="29BCE4AE" w14:textId="77777777" w:rsidR="003840D2" w:rsidRPr="0053195C" w:rsidRDefault="003840D2" w:rsidP="003840D2">
      <w:pPr>
        <w:spacing w:before="240" w:line="480" w:lineRule="auto"/>
        <w:jc w:val="both"/>
        <w:rPr>
          <w:ins w:id="1430" w:author="Man Lim Ho" w:date="2024-07-11T10:18:00Z" w16du:dateUtc="2024-07-11T00:18:00Z"/>
          <w:rFonts w:ascii="Arial" w:hAnsi="Arial" w:cs="Arial"/>
          <w:color w:val="00B050"/>
          <w:sz w:val="24"/>
          <w:szCs w:val="24"/>
          <w:shd w:val="clear" w:color="auto" w:fill="FFFFFF"/>
          <w:rPrChange w:id="1431" w:author="Man Lim Ho" w:date="2024-07-11T10:50:00Z" w16du:dateUtc="2024-07-11T00:50:00Z">
            <w:rPr>
              <w:ins w:id="1432" w:author="Man Lim Ho" w:date="2024-07-11T10:18:00Z" w16du:dateUtc="2024-07-11T00:18:00Z"/>
              <w:rFonts w:ascii="Arial" w:hAnsi="Arial" w:cs="Arial"/>
              <w:color w:val="000033"/>
              <w:sz w:val="24"/>
              <w:szCs w:val="24"/>
              <w:shd w:val="clear" w:color="auto" w:fill="FFFFFF"/>
            </w:rPr>
          </w:rPrChange>
        </w:rPr>
      </w:pPr>
      <w:ins w:id="1433" w:author="Man Lim Ho" w:date="2024-07-11T10:18:00Z" w16du:dateUtc="2024-07-11T00:18:00Z">
        <w:r w:rsidRPr="0053195C">
          <w:rPr>
            <w:rFonts w:ascii="Arial" w:hAnsi="Arial" w:cs="Arial"/>
            <w:color w:val="00B050"/>
            <w:sz w:val="24"/>
            <w:szCs w:val="24"/>
            <w:shd w:val="clear" w:color="auto" w:fill="FFFFFF"/>
            <w:rPrChange w:id="1434" w:author="Man Lim Ho" w:date="2024-07-11T10:50:00Z" w16du:dateUtc="2024-07-11T00:50:00Z">
              <w:rPr>
                <w:rFonts w:ascii="Arial" w:hAnsi="Arial" w:cs="Arial"/>
                <w:color w:val="000033"/>
                <w:sz w:val="24"/>
                <w:szCs w:val="24"/>
                <w:shd w:val="clear" w:color="auto" w:fill="FFFFFF"/>
              </w:rPr>
            </w:rPrChange>
          </w:rPr>
          <w:t>Theoretical papers were excluded from this map, and they were not discussed at a separate section of this study. They were presented alongside other excluded literature in Supplementary File S1.</w:t>
        </w:r>
      </w:ins>
    </w:p>
    <w:p w14:paraId="56535E21" w14:textId="4E9D9E5C" w:rsidR="007B5ED1" w:rsidRPr="0053195C" w:rsidRDefault="003840D2" w:rsidP="003840D2">
      <w:pPr>
        <w:spacing w:before="240" w:line="480" w:lineRule="auto"/>
        <w:jc w:val="both"/>
        <w:rPr>
          <w:ins w:id="1435" w:author="Man Lim Ho" w:date="2024-07-11T10:19:00Z" w16du:dateUtc="2024-07-11T00:19:00Z"/>
          <w:rFonts w:ascii="Arial" w:hAnsi="Arial" w:cs="Arial"/>
          <w:color w:val="00B050"/>
          <w:sz w:val="24"/>
          <w:szCs w:val="24"/>
          <w:shd w:val="clear" w:color="auto" w:fill="FFFFFF"/>
          <w:rPrChange w:id="1436" w:author="Man Lim Ho" w:date="2024-07-11T10:50:00Z" w16du:dateUtc="2024-07-11T00:50:00Z">
            <w:rPr>
              <w:ins w:id="1437" w:author="Man Lim Ho" w:date="2024-07-11T10:19:00Z" w16du:dateUtc="2024-07-11T00:19:00Z"/>
              <w:rFonts w:ascii="Arial" w:hAnsi="Arial" w:cs="Arial"/>
              <w:color w:val="000033"/>
              <w:sz w:val="24"/>
              <w:szCs w:val="24"/>
              <w:shd w:val="clear" w:color="auto" w:fill="FFFFFF"/>
            </w:rPr>
          </w:rPrChange>
        </w:rPr>
      </w:pPr>
      <w:ins w:id="1438" w:author="Man Lim Ho" w:date="2024-07-11T10:18:00Z" w16du:dateUtc="2024-07-11T00:18:00Z">
        <w:r w:rsidRPr="0053195C">
          <w:rPr>
            <w:rFonts w:ascii="Arial" w:hAnsi="Arial" w:cs="Arial"/>
            <w:color w:val="00B050"/>
            <w:sz w:val="24"/>
            <w:szCs w:val="24"/>
            <w:shd w:val="clear" w:color="auto" w:fill="FFFFFF"/>
            <w:rPrChange w:id="1439" w:author="Man Lim Ho" w:date="2024-07-11T10:50:00Z" w16du:dateUtc="2024-07-11T00:50:00Z">
              <w:rPr>
                <w:rFonts w:ascii="Arial" w:hAnsi="Arial" w:cs="Arial"/>
                <w:color w:val="000033"/>
                <w:sz w:val="24"/>
                <w:szCs w:val="24"/>
                <w:shd w:val="clear" w:color="auto" w:fill="FFFFFF"/>
              </w:rPr>
            </w:rPrChange>
          </w:rPr>
          <w:lastRenderedPageBreak/>
          <w:t>Reasons for article exclusions were listed in Supplementary File S1 and Figure 1.</w:t>
        </w:r>
        <w:r w:rsidR="00F02959" w:rsidRPr="0053195C">
          <w:rPr>
            <w:rFonts w:ascii="Arial" w:hAnsi="Arial" w:cs="Arial"/>
            <w:color w:val="00B050"/>
            <w:sz w:val="24"/>
            <w:szCs w:val="24"/>
            <w:shd w:val="clear" w:color="auto" w:fill="FFFFFF"/>
            <w:rPrChange w:id="1440" w:author="Man Lim Ho" w:date="2024-07-11T10:50:00Z" w16du:dateUtc="2024-07-11T00:50:00Z">
              <w:rPr>
                <w:rFonts w:ascii="Arial" w:hAnsi="Arial" w:cs="Arial"/>
                <w:color w:val="000033"/>
                <w:sz w:val="24"/>
                <w:szCs w:val="24"/>
                <w:shd w:val="clear" w:color="auto" w:fill="FFFFFF"/>
              </w:rPr>
            </w:rPrChange>
          </w:rPr>
          <w:t>”</w:t>
        </w:r>
      </w:ins>
    </w:p>
    <w:p w14:paraId="586D62BB" w14:textId="14140EF7" w:rsidR="001E154B" w:rsidRDefault="001E154B" w:rsidP="003840D2">
      <w:pPr>
        <w:spacing w:before="240" w:line="480" w:lineRule="auto"/>
        <w:jc w:val="both"/>
        <w:rPr>
          <w:ins w:id="1441" w:author="Man Lim Ho" w:date="2024-07-11T10:19:00Z" w16du:dateUtc="2024-07-11T00:19:00Z"/>
          <w:rFonts w:ascii="Arial" w:hAnsi="Arial" w:cs="Arial"/>
          <w:color w:val="000033"/>
          <w:sz w:val="24"/>
          <w:szCs w:val="24"/>
          <w:shd w:val="clear" w:color="auto" w:fill="FFFFFF"/>
        </w:rPr>
      </w:pPr>
      <w:ins w:id="1442" w:author="Man Lim Ho" w:date="2024-07-11T10:19:00Z" w16du:dateUtc="2024-07-11T00:19:00Z">
        <w:r>
          <w:rPr>
            <w:rFonts w:ascii="Arial" w:hAnsi="Arial" w:cs="Arial"/>
            <w:color w:val="000033"/>
            <w:sz w:val="24"/>
            <w:szCs w:val="24"/>
            <w:shd w:val="clear" w:color="auto" w:fill="FFFFFF"/>
          </w:rPr>
          <w:t xml:space="preserve">L337 </w:t>
        </w:r>
        <w:proofErr w:type="spellStart"/>
        <w:r>
          <w:rPr>
            <w:rFonts w:ascii="Arial" w:hAnsi="Arial" w:cs="Arial"/>
            <w:color w:val="000033"/>
            <w:sz w:val="24"/>
            <w:szCs w:val="24"/>
            <w:shd w:val="clear" w:color="auto" w:fill="FFFFFF"/>
          </w:rPr>
          <w:t>ing</w:t>
        </w:r>
        <w:proofErr w:type="spellEnd"/>
      </w:ins>
    </w:p>
    <w:p w14:paraId="56329614" w14:textId="79C76978" w:rsidR="001E154B" w:rsidRPr="0053195C" w:rsidRDefault="001A1512" w:rsidP="003840D2">
      <w:pPr>
        <w:spacing w:before="240" w:line="480" w:lineRule="auto"/>
        <w:jc w:val="both"/>
        <w:rPr>
          <w:ins w:id="1443" w:author="Man Lim Ho" w:date="2024-07-11T10:19:00Z" w16du:dateUtc="2024-07-11T00:19:00Z"/>
          <w:rFonts w:ascii="Arial" w:hAnsi="Arial" w:cs="Arial"/>
          <w:color w:val="00B050"/>
          <w:sz w:val="24"/>
          <w:szCs w:val="24"/>
          <w:shd w:val="clear" w:color="auto" w:fill="FFFFFF"/>
          <w:rPrChange w:id="1444" w:author="Man Lim Ho" w:date="2024-07-11T10:50:00Z" w16du:dateUtc="2024-07-11T00:50:00Z">
            <w:rPr>
              <w:ins w:id="1445" w:author="Man Lim Ho" w:date="2024-07-11T10:19:00Z" w16du:dateUtc="2024-07-11T00:19:00Z"/>
              <w:rFonts w:ascii="Arial" w:hAnsi="Arial" w:cs="Arial"/>
              <w:color w:val="000033"/>
              <w:sz w:val="24"/>
              <w:szCs w:val="24"/>
              <w:shd w:val="clear" w:color="auto" w:fill="FFFFFF"/>
            </w:rPr>
          </w:rPrChange>
        </w:rPr>
      </w:pPr>
      <w:ins w:id="1446" w:author="Man Lim Ho" w:date="2024-07-11T10:19:00Z" w16du:dateUtc="2024-07-11T00:19:00Z">
        <w:r w:rsidRPr="0053195C">
          <w:rPr>
            <w:rFonts w:ascii="Arial" w:hAnsi="Arial" w:cs="Arial"/>
            <w:color w:val="00B050"/>
            <w:sz w:val="24"/>
            <w:szCs w:val="24"/>
            <w:shd w:val="clear" w:color="auto" w:fill="FFFFFF"/>
            <w:rPrChange w:id="1447" w:author="Man Lim Ho" w:date="2024-07-11T10:50:00Z" w16du:dateUtc="2024-07-11T00:50:00Z">
              <w:rPr>
                <w:rFonts w:ascii="Arial" w:hAnsi="Arial" w:cs="Arial"/>
                <w:color w:val="000033"/>
                <w:sz w:val="24"/>
                <w:szCs w:val="24"/>
                <w:shd w:val="clear" w:color="auto" w:fill="FFFFFF"/>
              </w:rPr>
            </w:rPrChange>
          </w:rPr>
          <w:t xml:space="preserve">Author Response: </w:t>
        </w:r>
        <w:r w:rsidR="001E154B" w:rsidRPr="0053195C">
          <w:rPr>
            <w:rFonts w:ascii="Arial" w:hAnsi="Arial" w:cs="Arial"/>
            <w:color w:val="00B050"/>
            <w:sz w:val="24"/>
            <w:szCs w:val="24"/>
            <w:shd w:val="clear" w:color="auto" w:fill="FFFFFF"/>
            <w:rPrChange w:id="1448" w:author="Man Lim Ho" w:date="2024-07-11T10:50:00Z" w16du:dateUtc="2024-07-11T00:50:00Z">
              <w:rPr>
                <w:rFonts w:ascii="Arial" w:hAnsi="Arial" w:cs="Arial"/>
                <w:color w:val="000033"/>
                <w:sz w:val="24"/>
                <w:szCs w:val="24"/>
                <w:shd w:val="clear" w:color="auto" w:fill="FFFFFF"/>
              </w:rPr>
            </w:rPrChange>
          </w:rPr>
          <w:t>I have co</w:t>
        </w:r>
        <w:r w:rsidRPr="0053195C">
          <w:rPr>
            <w:rFonts w:ascii="Arial" w:hAnsi="Arial" w:cs="Arial"/>
            <w:color w:val="00B050"/>
            <w:sz w:val="24"/>
            <w:szCs w:val="24"/>
            <w:shd w:val="clear" w:color="auto" w:fill="FFFFFF"/>
            <w:rPrChange w:id="1449" w:author="Man Lim Ho" w:date="2024-07-11T10:50:00Z" w16du:dateUtc="2024-07-11T00:50:00Z">
              <w:rPr>
                <w:rFonts w:ascii="Arial" w:hAnsi="Arial" w:cs="Arial"/>
                <w:color w:val="000033"/>
                <w:sz w:val="24"/>
                <w:szCs w:val="24"/>
                <w:shd w:val="clear" w:color="auto" w:fill="FFFFFF"/>
              </w:rPr>
            </w:rPrChange>
          </w:rPr>
          <w:t>rrected it to “including”</w:t>
        </w:r>
      </w:ins>
      <w:ins w:id="1450" w:author="Man Lim Ho" w:date="2024-07-11T10:36:00Z" w16du:dateUtc="2024-07-11T00:36:00Z">
        <w:r w:rsidR="00475B7D" w:rsidRPr="0053195C">
          <w:rPr>
            <w:rFonts w:ascii="Arial" w:hAnsi="Arial" w:cs="Arial"/>
            <w:color w:val="00B050"/>
            <w:sz w:val="24"/>
            <w:szCs w:val="24"/>
            <w:shd w:val="clear" w:color="auto" w:fill="FFFFFF"/>
            <w:rPrChange w:id="1451" w:author="Man Lim Ho" w:date="2024-07-11T10:50:00Z" w16du:dateUtc="2024-07-11T00:50:00Z">
              <w:rPr>
                <w:rFonts w:ascii="Arial" w:hAnsi="Arial" w:cs="Arial"/>
                <w:color w:val="000033"/>
                <w:sz w:val="24"/>
                <w:szCs w:val="24"/>
                <w:shd w:val="clear" w:color="auto" w:fill="FFFFFF"/>
              </w:rPr>
            </w:rPrChange>
          </w:rPr>
          <w:t xml:space="preserve"> (New line number </w:t>
        </w:r>
        <w:r w:rsidR="00100E38" w:rsidRPr="0053195C">
          <w:rPr>
            <w:rFonts w:ascii="Arial" w:hAnsi="Arial" w:cs="Arial"/>
            <w:color w:val="00B050"/>
            <w:sz w:val="24"/>
            <w:szCs w:val="24"/>
            <w:shd w:val="clear" w:color="auto" w:fill="FFFFFF"/>
            <w:rPrChange w:id="1452" w:author="Man Lim Ho" w:date="2024-07-11T10:50:00Z" w16du:dateUtc="2024-07-11T00:50:00Z">
              <w:rPr>
                <w:rFonts w:ascii="Arial" w:hAnsi="Arial" w:cs="Arial"/>
                <w:color w:val="000033"/>
                <w:sz w:val="24"/>
                <w:szCs w:val="24"/>
                <w:shd w:val="clear" w:color="auto" w:fill="FFFFFF"/>
              </w:rPr>
            </w:rPrChange>
          </w:rPr>
          <w:t>371)</w:t>
        </w:r>
      </w:ins>
    </w:p>
    <w:p w14:paraId="2EC5B079" w14:textId="01BE6573" w:rsidR="001A1512" w:rsidRDefault="001A1512" w:rsidP="003840D2">
      <w:pPr>
        <w:spacing w:before="240" w:line="480" w:lineRule="auto"/>
        <w:jc w:val="both"/>
        <w:rPr>
          <w:ins w:id="1453" w:author="Man Lim Ho" w:date="2024-07-11T10:19:00Z" w16du:dateUtc="2024-07-11T00:19:00Z"/>
          <w:rFonts w:ascii="Arial" w:hAnsi="Arial" w:cs="Arial"/>
          <w:color w:val="000033"/>
          <w:sz w:val="24"/>
          <w:szCs w:val="24"/>
          <w:shd w:val="clear" w:color="auto" w:fill="FFFFFF"/>
        </w:rPr>
      </w:pPr>
      <w:ins w:id="1454" w:author="Man Lim Ho" w:date="2024-07-11T10:19:00Z" w16du:dateUtc="2024-07-11T00:19:00Z">
        <w:r>
          <w:rPr>
            <w:rFonts w:ascii="Arial" w:hAnsi="Arial" w:cs="Arial"/>
            <w:color w:val="000033"/>
            <w:sz w:val="24"/>
            <w:szCs w:val="24"/>
            <w:shd w:val="clear" w:color="auto" w:fill="FFFFFF"/>
          </w:rPr>
          <w:t>L</w:t>
        </w:r>
      </w:ins>
      <w:ins w:id="1455" w:author="Man Lim Ho" w:date="2024-07-11T10:20:00Z" w16du:dateUtc="2024-07-11T00:20:00Z">
        <w:r w:rsidR="00CC474D">
          <w:rPr>
            <w:rFonts w:ascii="Arial" w:hAnsi="Arial" w:cs="Arial"/>
            <w:color w:val="000033"/>
            <w:sz w:val="24"/>
            <w:szCs w:val="24"/>
            <w:shd w:val="clear" w:color="auto" w:fill="FFFFFF"/>
          </w:rPr>
          <w:t>338</w:t>
        </w:r>
      </w:ins>
      <w:ins w:id="1456" w:author="Man Lim Ho" w:date="2024-07-11T10:19:00Z" w16du:dateUtc="2024-07-11T00:19:00Z">
        <w:r>
          <w:rPr>
            <w:rFonts w:ascii="Arial" w:hAnsi="Arial" w:cs="Arial"/>
            <w:color w:val="000033"/>
            <w:sz w:val="24"/>
            <w:szCs w:val="24"/>
            <w:shd w:val="clear" w:color="auto" w:fill="FFFFFF"/>
          </w:rPr>
          <w:t xml:space="preserve"> </w:t>
        </w:r>
      </w:ins>
      <w:proofErr w:type="spellStart"/>
      <w:ins w:id="1457" w:author="Man Lim Ho" w:date="2024-07-11T10:20:00Z" w16du:dateUtc="2024-07-11T00:20:00Z">
        <w:r w:rsidR="00CC474D">
          <w:rPr>
            <w:rFonts w:ascii="Arial" w:hAnsi="Arial" w:cs="Arial"/>
            <w:color w:val="000033"/>
            <w:sz w:val="24"/>
            <w:szCs w:val="24"/>
            <w:shd w:val="clear" w:color="auto" w:fill="FFFFFF"/>
          </w:rPr>
          <w:t>ing</w:t>
        </w:r>
      </w:ins>
      <w:proofErr w:type="spellEnd"/>
    </w:p>
    <w:p w14:paraId="5447CBA2" w14:textId="54D9F7BD" w:rsidR="001A1512" w:rsidRPr="0053195C" w:rsidRDefault="001A1512" w:rsidP="003840D2">
      <w:pPr>
        <w:spacing w:before="240" w:line="480" w:lineRule="auto"/>
        <w:jc w:val="both"/>
        <w:rPr>
          <w:ins w:id="1458" w:author="Man Lim Ho" w:date="2024-07-11T10:20:00Z" w16du:dateUtc="2024-07-11T00:20:00Z"/>
          <w:rFonts w:ascii="Arial" w:hAnsi="Arial" w:cs="Arial"/>
          <w:color w:val="00B050"/>
          <w:sz w:val="24"/>
          <w:szCs w:val="24"/>
          <w:shd w:val="clear" w:color="auto" w:fill="FFFFFF"/>
          <w:rPrChange w:id="1459" w:author="Man Lim Ho" w:date="2024-07-11T10:50:00Z" w16du:dateUtc="2024-07-11T00:50:00Z">
            <w:rPr>
              <w:ins w:id="1460" w:author="Man Lim Ho" w:date="2024-07-11T10:20:00Z" w16du:dateUtc="2024-07-11T00:20:00Z"/>
              <w:rFonts w:ascii="Arial" w:hAnsi="Arial" w:cs="Arial"/>
              <w:color w:val="000033"/>
              <w:sz w:val="24"/>
              <w:szCs w:val="24"/>
              <w:shd w:val="clear" w:color="auto" w:fill="FFFFFF"/>
            </w:rPr>
          </w:rPrChange>
        </w:rPr>
      </w:pPr>
      <w:ins w:id="1461" w:author="Man Lim Ho" w:date="2024-07-11T10:19:00Z" w16du:dateUtc="2024-07-11T00:19:00Z">
        <w:r w:rsidRPr="0053195C">
          <w:rPr>
            <w:rFonts w:ascii="Arial" w:hAnsi="Arial" w:cs="Arial"/>
            <w:color w:val="00B050"/>
            <w:sz w:val="24"/>
            <w:szCs w:val="24"/>
            <w:shd w:val="clear" w:color="auto" w:fill="FFFFFF"/>
            <w:rPrChange w:id="1462" w:author="Man Lim Ho" w:date="2024-07-11T10:50:00Z" w16du:dateUtc="2024-07-11T00:50:00Z">
              <w:rPr>
                <w:rFonts w:ascii="Arial" w:hAnsi="Arial" w:cs="Arial"/>
                <w:color w:val="000033"/>
                <w:sz w:val="24"/>
                <w:szCs w:val="24"/>
                <w:shd w:val="clear" w:color="auto" w:fill="FFFFFF"/>
              </w:rPr>
            </w:rPrChange>
          </w:rPr>
          <w:t xml:space="preserve">Author Response: I have corrected it to </w:t>
        </w:r>
      </w:ins>
      <w:ins w:id="1463" w:author="Man Lim Ho" w:date="2024-07-11T10:20:00Z" w16du:dateUtc="2024-07-11T00:20:00Z">
        <w:r w:rsidR="00CC474D" w:rsidRPr="0053195C">
          <w:rPr>
            <w:rFonts w:ascii="Arial" w:hAnsi="Arial" w:cs="Arial"/>
            <w:color w:val="00B050"/>
            <w:sz w:val="24"/>
            <w:szCs w:val="24"/>
            <w:shd w:val="clear" w:color="auto" w:fill="FFFFFF"/>
            <w:rPrChange w:id="1464" w:author="Man Lim Ho" w:date="2024-07-11T10:50:00Z" w16du:dateUtc="2024-07-11T00:50:00Z">
              <w:rPr>
                <w:rFonts w:ascii="Arial" w:hAnsi="Arial" w:cs="Arial"/>
                <w:color w:val="000033"/>
                <w:sz w:val="24"/>
                <w:szCs w:val="24"/>
                <w:shd w:val="clear" w:color="auto" w:fill="FFFFFF"/>
              </w:rPr>
            </w:rPrChange>
          </w:rPr>
          <w:t>“including”</w:t>
        </w:r>
      </w:ins>
      <w:ins w:id="1465" w:author="Man Lim Ho" w:date="2024-07-11T10:36:00Z" w16du:dateUtc="2024-07-11T00:36:00Z">
        <w:r w:rsidR="00100E38" w:rsidRPr="0053195C">
          <w:rPr>
            <w:rFonts w:ascii="Arial" w:hAnsi="Arial" w:cs="Arial"/>
            <w:color w:val="00B050"/>
            <w:sz w:val="24"/>
            <w:szCs w:val="24"/>
            <w:shd w:val="clear" w:color="auto" w:fill="FFFFFF"/>
            <w:rPrChange w:id="1466" w:author="Man Lim Ho" w:date="2024-07-11T10:50:00Z" w16du:dateUtc="2024-07-11T00:50:00Z">
              <w:rPr>
                <w:rFonts w:ascii="Arial" w:hAnsi="Arial" w:cs="Arial"/>
                <w:color w:val="000033"/>
                <w:sz w:val="24"/>
                <w:szCs w:val="24"/>
                <w:shd w:val="clear" w:color="auto" w:fill="FFFFFF"/>
              </w:rPr>
            </w:rPrChange>
          </w:rPr>
          <w:t xml:space="preserve"> (New line number 372)</w:t>
        </w:r>
      </w:ins>
    </w:p>
    <w:p w14:paraId="1753BAE4" w14:textId="21073F99" w:rsidR="00CC474D" w:rsidRDefault="00CC474D" w:rsidP="003840D2">
      <w:pPr>
        <w:spacing w:before="240" w:line="480" w:lineRule="auto"/>
        <w:jc w:val="both"/>
        <w:rPr>
          <w:ins w:id="1467" w:author="Man Lim Ho" w:date="2024-07-11T10:20:00Z" w16du:dateUtc="2024-07-11T00:20:00Z"/>
          <w:rFonts w:ascii="Arial" w:hAnsi="Arial" w:cs="Arial"/>
          <w:color w:val="000033"/>
          <w:sz w:val="24"/>
          <w:szCs w:val="24"/>
          <w:shd w:val="clear" w:color="auto" w:fill="FFFFFF"/>
        </w:rPr>
      </w:pPr>
      <w:ins w:id="1468" w:author="Man Lim Ho" w:date="2024-07-11T10:20:00Z" w16du:dateUtc="2024-07-11T00:20:00Z">
        <w:r>
          <w:rPr>
            <w:rFonts w:ascii="Arial" w:hAnsi="Arial" w:cs="Arial"/>
            <w:color w:val="000033"/>
            <w:sz w:val="24"/>
            <w:szCs w:val="24"/>
            <w:shd w:val="clear" w:color="auto" w:fill="FFFFFF"/>
          </w:rPr>
          <w:t>L411 the</w:t>
        </w:r>
      </w:ins>
    </w:p>
    <w:p w14:paraId="00DAF9FC" w14:textId="765C9D81" w:rsidR="00CC474D" w:rsidRPr="0053195C" w:rsidRDefault="00CC474D" w:rsidP="003840D2">
      <w:pPr>
        <w:spacing w:before="240" w:line="480" w:lineRule="auto"/>
        <w:jc w:val="both"/>
        <w:rPr>
          <w:ins w:id="1469" w:author="Man Lim Ho" w:date="2024-07-11T10:20:00Z" w16du:dateUtc="2024-07-11T00:20:00Z"/>
          <w:rFonts w:ascii="Arial" w:hAnsi="Arial" w:cs="Arial"/>
          <w:color w:val="00B050"/>
          <w:sz w:val="24"/>
          <w:szCs w:val="24"/>
          <w:shd w:val="clear" w:color="auto" w:fill="FFFFFF"/>
          <w:rPrChange w:id="1470" w:author="Man Lim Ho" w:date="2024-07-11T10:50:00Z" w16du:dateUtc="2024-07-11T00:50:00Z">
            <w:rPr>
              <w:ins w:id="1471" w:author="Man Lim Ho" w:date="2024-07-11T10:20:00Z" w16du:dateUtc="2024-07-11T00:20:00Z"/>
              <w:rFonts w:ascii="Arial" w:hAnsi="Arial" w:cs="Arial"/>
              <w:color w:val="000033"/>
              <w:sz w:val="24"/>
              <w:szCs w:val="24"/>
              <w:shd w:val="clear" w:color="auto" w:fill="FFFFFF"/>
            </w:rPr>
          </w:rPrChange>
        </w:rPr>
      </w:pPr>
      <w:ins w:id="1472" w:author="Man Lim Ho" w:date="2024-07-11T10:20:00Z" w16du:dateUtc="2024-07-11T00:20:00Z">
        <w:r w:rsidRPr="0053195C">
          <w:rPr>
            <w:rFonts w:ascii="Arial" w:hAnsi="Arial" w:cs="Arial"/>
            <w:color w:val="00B050"/>
            <w:sz w:val="24"/>
            <w:szCs w:val="24"/>
            <w:shd w:val="clear" w:color="auto" w:fill="FFFFFF"/>
            <w:rPrChange w:id="1473" w:author="Man Lim Ho" w:date="2024-07-11T10:50:00Z" w16du:dateUtc="2024-07-11T00:50:00Z">
              <w:rPr>
                <w:rFonts w:ascii="Arial" w:hAnsi="Arial" w:cs="Arial"/>
                <w:color w:val="000033"/>
                <w:sz w:val="24"/>
                <w:szCs w:val="24"/>
                <w:shd w:val="clear" w:color="auto" w:fill="FFFFFF"/>
              </w:rPr>
            </w:rPrChange>
          </w:rPr>
          <w:t xml:space="preserve">Author Response: </w:t>
        </w:r>
        <w:r w:rsidR="00687C8A" w:rsidRPr="0053195C">
          <w:rPr>
            <w:rFonts w:ascii="Arial" w:hAnsi="Arial" w:cs="Arial"/>
            <w:color w:val="00B050"/>
            <w:sz w:val="24"/>
            <w:szCs w:val="24"/>
            <w:shd w:val="clear" w:color="auto" w:fill="FFFFFF"/>
            <w:rPrChange w:id="1474" w:author="Man Lim Ho" w:date="2024-07-11T10:50:00Z" w16du:dateUtc="2024-07-11T00:50:00Z">
              <w:rPr>
                <w:rFonts w:ascii="Arial" w:hAnsi="Arial" w:cs="Arial"/>
                <w:color w:val="000033"/>
                <w:sz w:val="24"/>
                <w:szCs w:val="24"/>
                <w:shd w:val="clear" w:color="auto" w:fill="FFFFFF"/>
              </w:rPr>
            </w:rPrChange>
          </w:rPr>
          <w:t>I have added the word “the”.</w:t>
        </w:r>
      </w:ins>
      <w:ins w:id="1475" w:author="Man Lim Ho" w:date="2024-07-11T10:37:00Z" w16du:dateUtc="2024-07-11T00:37:00Z">
        <w:r w:rsidR="00EA6161" w:rsidRPr="0053195C">
          <w:rPr>
            <w:rFonts w:ascii="Arial" w:hAnsi="Arial" w:cs="Arial"/>
            <w:color w:val="00B050"/>
            <w:sz w:val="24"/>
            <w:szCs w:val="24"/>
            <w:shd w:val="clear" w:color="auto" w:fill="FFFFFF"/>
            <w:rPrChange w:id="1476" w:author="Man Lim Ho" w:date="2024-07-11T10:50:00Z" w16du:dateUtc="2024-07-11T00:50:00Z">
              <w:rPr>
                <w:rFonts w:ascii="Arial" w:hAnsi="Arial" w:cs="Arial"/>
                <w:color w:val="000033"/>
                <w:sz w:val="24"/>
                <w:szCs w:val="24"/>
                <w:shd w:val="clear" w:color="auto" w:fill="FFFFFF"/>
              </w:rPr>
            </w:rPrChange>
          </w:rPr>
          <w:t xml:space="preserve"> (New line number 455)</w:t>
        </w:r>
      </w:ins>
    </w:p>
    <w:p w14:paraId="3DB4A7DE" w14:textId="47975C13" w:rsidR="00687C8A" w:rsidRDefault="00687C8A" w:rsidP="003840D2">
      <w:pPr>
        <w:spacing w:before="240" w:line="480" w:lineRule="auto"/>
        <w:jc w:val="both"/>
        <w:rPr>
          <w:ins w:id="1477" w:author="Man Lim Ho" w:date="2024-07-11T10:20:00Z" w16du:dateUtc="2024-07-11T00:20:00Z"/>
          <w:rFonts w:ascii="Arial" w:hAnsi="Arial" w:cs="Arial"/>
          <w:color w:val="000033"/>
          <w:sz w:val="24"/>
          <w:szCs w:val="24"/>
          <w:shd w:val="clear" w:color="auto" w:fill="FFFFFF"/>
        </w:rPr>
      </w:pPr>
      <w:ins w:id="1478" w:author="Man Lim Ho" w:date="2024-07-11T10:20:00Z" w16du:dateUtc="2024-07-11T00:20:00Z">
        <w:r>
          <w:rPr>
            <w:rFonts w:ascii="Arial" w:hAnsi="Arial" w:cs="Arial"/>
            <w:color w:val="000033"/>
            <w:sz w:val="24"/>
            <w:szCs w:val="24"/>
            <w:shd w:val="clear" w:color="auto" w:fill="FFFFFF"/>
          </w:rPr>
          <w:t xml:space="preserve">L441 </w:t>
        </w:r>
        <w:proofErr w:type="spellStart"/>
        <w:r>
          <w:rPr>
            <w:rFonts w:ascii="Arial" w:hAnsi="Arial" w:cs="Arial"/>
            <w:color w:val="000033"/>
            <w:sz w:val="24"/>
            <w:szCs w:val="24"/>
            <w:shd w:val="clear" w:color="auto" w:fill="FFFFFF"/>
          </w:rPr>
          <w:t>ies</w:t>
        </w:r>
        <w:proofErr w:type="spellEnd"/>
      </w:ins>
    </w:p>
    <w:p w14:paraId="036B2E99" w14:textId="1B016BA6" w:rsidR="00687C8A" w:rsidRPr="0053195C" w:rsidRDefault="00687C8A" w:rsidP="003840D2">
      <w:pPr>
        <w:spacing w:before="240" w:line="480" w:lineRule="auto"/>
        <w:jc w:val="both"/>
        <w:rPr>
          <w:ins w:id="1479" w:author="Man Lim Ho" w:date="2024-07-11T10:21:00Z" w16du:dateUtc="2024-07-11T00:21:00Z"/>
          <w:rFonts w:ascii="Arial" w:hAnsi="Arial" w:cs="Arial"/>
          <w:color w:val="00B050"/>
          <w:sz w:val="24"/>
          <w:szCs w:val="24"/>
          <w:shd w:val="clear" w:color="auto" w:fill="FFFFFF"/>
          <w:rPrChange w:id="1480" w:author="Man Lim Ho" w:date="2024-07-11T10:50:00Z" w16du:dateUtc="2024-07-11T00:50:00Z">
            <w:rPr>
              <w:ins w:id="1481" w:author="Man Lim Ho" w:date="2024-07-11T10:21:00Z" w16du:dateUtc="2024-07-11T00:21:00Z"/>
              <w:rFonts w:ascii="Arial" w:hAnsi="Arial" w:cs="Arial"/>
              <w:color w:val="000033"/>
              <w:sz w:val="24"/>
              <w:szCs w:val="24"/>
              <w:shd w:val="clear" w:color="auto" w:fill="FFFFFF"/>
            </w:rPr>
          </w:rPrChange>
        </w:rPr>
      </w:pPr>
      <w:ins w:id="1482" w:author="Man Lim Ho" w:date="2024-07-11T10:20:00Z" w16du:dateUtc="2024-07-11T00:20:00Z">
        <w:r w:rsidRPr="0053195C">
          <w:rPr>
            <w:rFonts w:ascii="Arial" w:hAnsi="Arial" w:cs="Arial"/>
            <w:color w:val="00B050"/>
            <w:sz w:val="24"/>
            <w:szCs w:val="24"/>
            <w:shd w:val="clear" w:color="auto" w:fill="FFFFFF"/>
            <w:rPrChange w:id="1483" w:author="Man Lim Ho" w:date="2024-07-11T10:50:00Z" w16du:dateUtc="2024-07-11T00:50:00Z">
              <w:rPr>
                <w:rFonts w:ascii="Arial" w:hAnsi="Arial" w:cs="Arial"/>
                <w:color w:val="000033"/>
                <w:sz w:val="24"/>
                <w:szCs w:val="24"/>
                <w:shd w:val="clear" w:color="auto" w:fill="FFFFFF"/>
              </w:rPr>
            </w:rPrChange>
          </w:rPr>
          <w:t>Author Response: I have corrected i</w:t>
        </w:r>
      </w:ins>
      <w:ins w:id="1484" w:author="Man Lim Ho" w:date="2024-07-11T10:21:00Z" w16du:dateUtc="2024-07-11T00:21:00Z">
        <w:r w:rsidRPr="0053195C">
          <w:rPr>
            <w:rFonts w:ascii="Arial" w:hAnsi="Arial" w:cs="Arial"/>
            <w:color w:val="00B050"/>
            <w:sz w:val="24"/>
            <w:szCs w:val="24"/>
            <w:shd w:val="clear" w:color="auto" w:fill="FFFFFF"/>
            <w:rPrChange w:id="1485" w:author="Man Lim Ho" w:date="2024-07-11T10:50:00Z" w16du:dateUtc="2024-07-11T00:50:00Z">
              <w:rPr>
                <w:rFonts w:ascii="Arial" w:hAnsi="Arial" w:cs="Arial"/>
                <w:color w:val="000033"/>
                <w:sz w:val="24"/>
                <w:szCs w:val="24"/>
                <w:shd w:val="clear" w:color="auto" w:fill="FFFFFF"/>
              </w:rPr>
            </w:rPrChange>
          </w:rPr>
          <w:t>t to “studies”.</w:t>
        </w:r>
      </w:ins>
      <w:ins w:id="1486" w:author="Man Lim Ho" w:date="2024-07-11T10:37:00Z" w16du:dateUtc="2024-07-11T00:37:00Z">
        <w:r w:rsidR="009C249B" w:rsidRPr="0053195C">
          <w:rPr>
            <w:rFonts w:ascii="Arial" w:hAnsi="Arial" w:cs="Arial"/>
            <w:color w:val="00B050"/>
            <w:sz w:val="24"/>
            <w:szCs w:val="24"/>
            <w:shd w:val="clear" w:color="auto" w:fill="FFFFFF"/>
            <w:rPrChange w:id="1487" w:author="Man Lim Ho" w:date="2024-07-11T10:50:00Z" w16du:dateUtc="2024-07-11T00:50:00Z">
              <w:rPr>
                <w:rFonts w:ascii="Arial" w:hAnsi="Arial" w:cs="Arial"/>
                <w:color w:val="000033"/>
                <w:sz w:val="24"/>
                <w:szCs w:val="24"/>
                <w:shd w:val="clear" w:color="auto" w:fill="FFFFFF"/>
              </w:rPr>
            </w:rPrChange>
          </w:rPr>
          <w:t xml:space="preserve"> </w:t>
        </w:r>
        <w:r w:rsidR="009C249B" w:rsidRPr="0053195C">
          <w:rPr>
            <w:rFonts w:ascii="Arial" w:hAnsi="Arial" w:cs="Arial"/>
            <w:color w:val="00B050"/>
            <w:sz w:val="24"/>
            <w:szCs w:val="24"/>
            <w:shd w:val="clear" w:color="auto" w:fill="FFFFFF"/>
            <w:rPrChange w:id="1488" w:author="Man Lim Ho" w:date="2024-07-11T10:50:00Z" w16du:dateUtc="2024-07-11T00:50:00Z">
              <w:rPr>
                <w:rFonts w:ascii="Arial" w:hAnsi="Arial" w:cs="Arial"/>
                <w:color w:val="000033"/>
                <w:sz w:val="24"/>
                <w:szCs w:val="24"/>
                <w:shd w:val="clear" w:color="auto" w:fill="FFFFFF"/>
              </w:rPr>
            </w:rPrChange>
          </w:rPr>
          <w:t>(New line number 455)</w:t>
        </w:r>
      </w:ins>
    </w:p>
    <w:p w14:paraId="10224216" w14:textId="7BB95F25" w:rsidR="00687C8A" w:rsidRDefault="00687C8A" w:rsidP="003840D2">
      <w:pPr>
        <w:spacing w:before="240" w:line="480" w:lineRule="auto"/>
        <w:jc w:val="both"/>
        <w:rPr>
          <w:ins w:id="1489" w:author="Man Lim Ho" w:date="2024-07-11T10:21:00Z" w16du:dateUtc="2024-07-11T00:21:00Z"/>
          <w:rFonts w:ascii="Arial" w:hAnsi="Arial" w:cs="Arial"/>
          <w:color w:val="000033"/>
          <w:sz w:val="24"/>
          <w:szCs w:val="24"/>
          <w:shd w:val="clear" w:color="auto" w:fill="FFFFFF"/>
        </w:rPr>
      </w:pPr>
      <w:ins w:id="1490" w:author="Man Lim Ho" w:date="2024-07-11T10:21:00Z" w16du:dateUtc="2024-07-11T00:21:00Z">
        <w:r>
          <w:rPr>
            <w:rFonts w:ascii="Arial" w:hAnsi="Arial" w:cs="Arial"/>
            <w:color w:val="000033"/>
            <w:sz w:val="24"/>
            <w:szCs w:val="24"/>
            <w:shd w:val="clear" w:color="auto" w:fill="FFFFFF"/>
          </w:rPr>
          <w:t>L414 the</w:t>
        </w:r>
      </w:ins>
    </w:p>
    <w:p w14:paraId="6E96D646" w14:textId="564F87FA" w:rsidR="00687C8A" w:rsidRPr="0053195C" w:rsidRDefault="00687C8A" w:rsidP="003840D2">
      <w:pPr>
        <w:spacing w:before="240" w:line="480" w:lineRule="auto"/>
        <w:jc w:val="both"/>
        <w:rPr>
          <w:ins w:id="1491" w:author="Man Lim Ho" w:date="2024-07-11T10:21:00Z" w16du:dateUtc="2024-07-11T00:21:00Z"/>
          <w:rFonts w:ascii="Arial" w:hAnsi="Arial" w:cs="Arial"/>
          <w:color w:val="00B050"/>
          <w:sz w:val="24"/>
          <w:szCs w:val="24"/>
          <w:shd w:val="clear" w:color="auto" w:fill="FFFFFF"/>
          <w:rPrChange w:id="1492" w:author="Man Lim Ho" w:date="2024-07-11T10:50:00Z" w16du:dateUtc="2024-07-11T00:50:00Z">
            <w:rPr>
              <w:ins w:id="1493" w:author="Man Lim Ho" w:date="2024-07-11T10:21:00Z" w16du:dateUtc="2024-07-11T00:21:00Z"/>
              <w:rFonts w:ascii="Arial" w:hAnsi="Arial" w:cs="Arial"/>
              <w:color w:val="000033"/>
              <w:sz w:val="24"/>
              <w:szCs w:val="24"/>
              <w:shd w:val="clear" w:color="auto" w:fill="FFFFFF"/>
            </w:rPr>
          </w:rPrChange>
        </w:rPr>
      </w:pPr>
      <w:ins w:id="1494" w:author="Man Lim Ho" w:date="2024-07-11T10:21:00Z" w16du:dateUtc="2024-07-11T00:21:00Z">
        <w:r w:rsidRPr="0053195C">
          <w:rPr>
            <w:rFonts w:ascii="Arial" w:hAnsi="Arial" w:cs="Arial"/>
            <w:color w:val="00B050"/>
            <w:sz w:val="24"/>
            <w:szCs w:val="24"/>
            <w:shd w:val="clear" w:color="auto" w:fill="FFFFFF"/>
            <w:rPrChange w:id="1495" w:author="Man Lim Ho" w:date="2024-07-11T10:50:00Z" w16du:dateUtc="2024-07-11T00:50:00Z">
              <w:rPr>
                <w:rFonts w:ascii="Arial" w:hAnsi="Arial" w:cs="Arial"/>
                <w:color w:val="000033"/>
                <w:sz w:val="24"/>
                <w:szCs w:val="24"/>
                <w:shd w:val="clear" w:color="auto" w:fill="FFFFFF"/>
              </w:rPr>
            </w:rPrChange>
          </w:rPr>
          <w:t>Author Response: I have added “the” to the sentence.</w:t>
        </w:r>
      </w:ins>
      <w:ins w:id="1496" w:author="Man Lim Ho" w:date="2024-07-11T10:37:00Z" w16du:dateUtc="2024-07-11T00:37:00Z">
        <w:r w:rsidR="00644564" w:rsidRPr="0053195C">
          <w:rPr>
            <w:rFonts w:ascii="Arial" w:hAnsi="Arial" w:cs="Arial"/>
            <w:color w:val="00B050"/>
            <w:sz w:val="24"/>
            <w:szCs w:val="24"/>
            <w:shd w:val="clear" w:color="auto" w:fill="FFFFFF"/>
            <w:rPrChange w:id="1497" w:author="Man Lim Ho" w:date="2024-07-11T10:50:00Z" w16du:dateUtc="2024-07-11T00:50:00Z">
              <w:rPr>
                <w:rFonts w:ascii="Arial" w:hAnsi="Arial" w:cs="Arial"/>
                <w:color w:val="000033"/>
                <w:sz w:val="24"/>
                <w:szCs w:val="24"/>
                <w:shd w:val="clear" w:color="auto" w:fill="FFFFFF"/>
              </w:rPr>
            </w:rPrChange>
          </w:rPr>
          <w:t xml:space="preserve"> </w:t>
        </w:r>
        <w:r w:rsidR="00644564" w:rsidRPr="0053195C">
          <w:rPr>
            <w:rFonts w:ascii="Arial" w:hAnsi="Arial" w:cs="Arial"/>
            <w:color w:val="00B050"/>
            <w:sz w:val="24"/>
            <w:szCs w:val="24"/>
            <w:shd w:val="clear" w:color="auto" w:fill="FFFFFF"/>
            <w:rPrChange w:id="1498" w:author="Man Lim Ho" w:date="2024-07-11T10:50:00Z" w16du:dateUtc="2024-07-11T00:50:00Z">
              <w:rPr>
                <w:rFonts w:ascii="Arial" w:hAnsi="Arial" w:cs="Arial"/>
                <w:color w:val="000033"/>
                <w:sz w:val="24"/>
                <w:szCs w:val="24"/>
                <w:shd w:val="clear" w:color="auto" w:fill="FFFFFF"/>
              </w:rPr>
            </w:rPrChange>
          </w:rPr>
          <w:t>(New line number 45</w:t>
        </w:r>
        <w:r w:rsidR="00644564" w:rsidRPr="0053195C">
          <w:rPr>
            <w:rFonts w:ascii="Arial" w:hAnsi="Arial" w:cs="Arial"/>
            <w:color w:val="00B050"/>
            <w:sz w:val="24"/>
            <w:szCs w:val="24"/>
            <w:shd w:val="clear" w:color="auto" w:fill="FFFFFF"/>
            <w:rPrChange w:id="1499" w:author="Man Lim Ho" w:date="2024-07-11T10:50:00Z" w16du:dateUtc="2024-07-11T00:50:00Z">
              <w:rPr>
                <w:rFonts w:ascii="Arial" w:hAnsi="Arial" w:cs="Arial"/>
                <w:color w:val="000033"/>
                <w:sz w:val="24"/>
                <w:szCs w:val="24"/>
                <w:shd w:val="clear" w:color="auto" w:fill="FFFFFF"/>
              </w:rPr>
            </w:rPrChange>
          </w:rPr>
          <w:t>8</w:t>
        </w:r>
        <w:r w:rsidR="00644564" w:rsidRPr="0053195C">
          <w:rPr>
            <w:rFonts w:ascii="Arial" w:hAnsi="Arial" w:cs="Arial"/>
            <w:color w:val="00B050"/>
            <w:sz w:val="24"/>
            <w:szCs w:val="24"/>
            <w:shd w:val="clear" w:color="auto" w:fill="FFFFFF"/>
            <w:rPrChange w:id="1500" w:author="Man Lim Ho" w:date="2024-07-11T10:50:00Z" w16du:dateUtc="2024-07-11T00:50:00Z">
              <w:rPr>
                <w:rFonts w:ascii="Arial" w:hAnsi="Arial" w:cs="Arial"/>
                <w:color w:val="000033"/>
                <w:sz w:val="24"/>
                <w:szCs w:val="24"/>
                <w:shd w:val="clear" w:color="auto" w:fill="FFFFFF"/>
              </w:rPr>
            </w:rPrChange>
          </w:rPr>
          <w:t>)</w:t>
        </w:r>
      </w:ins>
    </w:p>
    <w:p w14:paraId="3FC1175C" w14:textId="55A26ED3" w:rsidR="00687C8A" w:rsidRDefault="00687C8A" w:rsidP="003840D2">
      <w:pPr>
        <w:spacing w:before="240" w:line="480" w:lineRule="auto"/>
        <w:jc w:val="both"/>
        <w:rPr>
          <w:ins w:id="1501" w:author="Man Lim Ho" w:date="2024-07-11T10:21:00Z" w16du:dateUtc="2024-07-11T00:21:00Z"/>
          <w:rFonts w:ascii="Arial" w:hAnsi="Arial" w:cs="Arial"/>
          <w:color w:val="000033"/>
          <w:sz w:val="24"/>
          <w:szCs w:val="24"/>
          <w:shd w:val="clear" w:color="auto" w:fill="FFFFFF"/>
        </w:rPr>
      </w:pPr>
      <w:ins w:id="1502" w:author="Man Lim Ho" w:date="2024-07-11T10:21:00Z" w16du:dateUtc="2024-07-11T00:21:00Z">
        <w:r>
          <w:rPr>
            <w:rFonts w:ascii="Arial" w:hAnsi="Arial" w:cs="Arial"/>
            <w:color w:val="000033"/>
            <w:sz w:val="24"/>
            <w:szCs w:val="24"/>
            <w:shd w:val="clear" w:color="auto" w:fill="FFFFFF"/>
          </w:rPr>
          <w:t>L419 Strikethrough Text</w:t>
        </w:r>
      </w:ins>
    </w:p>
    <w:p w14:paraId="3A072238" w14:textId="1A60F7B8" w:rsidR="00687C8A" w:rsidRPr="0053195C" w:rsidRDefault="00687C8A" w:rsidP="003840D2">
      <w:pPr>
        <w:spacing w:before="240" w:line="480" w:lineRule="auto"/>
        <w:jc w:val="both"/>
        <w:rPr>
          <w:ins w:id="1503" w:author="Man Lim Ho" w:date="2024-07-11T10:21:00Z" w16du:dateUtc="2024-07-11T00:21:00Z"/>
          <w:rFonts w:ascii="Arial" w:hAnsi="Arial" w:cs="Arial"/>
          <w:color w:val="00B050"/>
          <w:sz w:val="24"/>
          <w:szCs w:val="24"/>
          <w:shd w:val="clear" w:color="auto" w:fill="FFFFFF"/>
          <w:rPrChange w:id="1504" w:author="Man Lim Ho" w:date="2024-07-11T10:50:00Z" w16du:dateUtc="2024-07-11T00:50:00Z">
            <w:rPr>
              <w:ins w:id="1505" w:author="Man Lim Ho" w:date="2024-07-11T10:21:00Z" w16du:dateUtc="2024-07-11T00:21:00Z"/>
              <w:rFonts w:ascii="Arial" w:hAnsi="Arial" w:cs="Arial"/>
              <w:color w:val="000033"/>
              <w:sz w:val="24"/>
              <w:szCs w:val="24"/>
              <w:shd w:val="clear" w:color="auto" w:fill="FFFFFF"/>
            </w:rPr>
          </w:rPrChange>
        </w:rPr>
      </w:pPr>
      <w:ins w:id="1506" w:author="Man Lim Ho" w:date="2024-07-11T10:21:00Z" w16du:dateUtc="2024-07-11T00:21:00Z">
        <w:r w:rsidRPr="0053195C">
          <w:rPr>
            <w:rFonts w:ascii="Arial" w:hAnsi="Arial" w:cs="Arial"/>
            <w:color w:val="00B050"/>
            <w:sz w:val="24"/>
            <w:szCs w:val="24"/>
            <w:shd w:val="clear" w:color="auto" w:fill="FFFFFF"/>
            <w:rPrChange w:id="1507" w:author="Man Lim Ho" w:date="2024-07-11T10:50:00Z" w16du:dateUtc="2024-07-11T00:50:00Z">
              <w:rPr>
                <w:rFonts w:ascii="Arial" w:hAnsi="Arial" w:cs="Arial"/>
                <w:color w:val="000033"/>
                <w:sz w:val="24"/>
                <w:szCs w:val="24"/>
                <w:shd w:val="clear" w:color="auto" w:fill="FFFFFF"/>
              </w:rPr>
            </w:rPrChange>
          </w:rPr>
          <w:t>Author Response: I have removed “in” from the sentence.</w:t>
        </w:r>
      </w:ins>
      <w:ins w:id="1508" w:author="Man Lim Ho" w:date="2024-07-11T10:38:00Z" w16du:dateUtc="2024-07-11T00:38:00Z">
        <w:r w:rsidR="008E3742" w:rsidRPr="0053195C">
          <w:rPr>
            <w:rFonts w:ascii="Arial" w:hAnsi="Arial" w:cs="Arial"/>
            <w:color w:val="00B050"/>
            <w:sz w:val="24"/>
            <w:szCs w:val="24"/>
            <w:shd w:val="clear" w:color="auto" w:fill="FFFFFF"/>
            <w:rPrChange w:id="1509" w:author="Man Lim Ho" w:date="2024-07-11T10:50:00Z" w16du:dateUtc="2024-07-11T00:50:00Z">
              <w:rPr>
                <w:rFonts w:ascii="Arial" w:hAnsi="Arial" w:cs="Arial"/>
                <w:color w:val="000033"/>
                <w:sz w:val="24"/>
                <w:szCs w:val="24"/>
                <w:shd w:val="clear" w:color="auto" w:fill="FFFFFF"/>
              </w:rPr>
            </w:rPrChange>
          </w:rPr>
          <w:t xml:space="preserve"> (New line number 463-464)</w:t>
        </w:r>
      </w:ins>
    </w:p>
    <w:p w14:paraId="45F5C407" w14:textId="39366A40" w:rsidR="00687C8A" w:rsidRDefault="001D7E75" w:rsidP="003840D2">
      <w:pPr>
        <w:spacing w:before="240" w:line="480" w:lineRule="auto"/>
        <w:jc w:val="both"/>
        <w:rPr>
          <w:ins w:id="1510" w:author="Man Lim Ho" w:date="2024-07-11T10:21:00Z" w16du:dateUtc="2024-07-11T00:21:00Z"/>
          <w:rFonts w:ascii="Arial" w:hAnsi="Arial" w:cs="Arial"/>
          <w:color w:val="000033"/>
          <w:sz w:val="24"/>
          <w:szCs w:val="24"/>
          <w:shd w:val="clear" w:color="auto" w:fill="FFFFFF"/>
        </w:rPr>
      </w:pPr>
      <w:ins w:id="1511" w:author="Man Lim Ho" w:date="2024-07-11T10:21:00Z" w16du:dateUtc="2024-07-11T00:21:00Z">
        <w:r>
          <w:rPr>
            <w:rFonts w:ascii="Arial" w:hAnsi="Arial" w:cs="Arial"/>
            <w:color w:val="000033"/>
            <w:sz w:val="24"/>
            <w:szCs w:val="24"/>
            <w:shd w:val="clear" w:color="auto" w:fill="FFFFFF"/>
          </w:rPr>
          <w:t>L438</w:t>
        </w:r>
      </w:ins>
      <w:ins w:id="1512" w:author="Man Lim Ho" w:date="2024-07-11T10:22:00Z" w16du:dateUtc="2024-07-11T00:22:00Z">
        <w:r>
          <w:rPr>
            <w:rFonts w:ascii="Arial" w:hAnsi="Arial" w:cs="Arial"/>
            <w:color w:val="000033"/>
            <w:sz w:val="24"/>
            <w:szCs w:val="24"/>
            <w:shd w:val="clear" w:color="auto" w:fill="FFFFFF"/>
          </w:rPr>
          <w:t xml:space="preserve"> s</w:t>
        </w:r>
      </w:ins>
    </w:p>
    <w:p w14:paraId="48431803" w14:textId="7DA5D546" w:rsidR="001D7E75" w:rsidRPr="0053195C" w:rsidRDefault="001D7E75" w:rsidP="003840D2">
      <w:pPr>
        <w:spacing w:before="240" w:line="480" w:lineRule="auto"/>
        <w:jc w:val="both"/>
        <w:rPr>
          <w:ins w:id="1513" w:author="Man Lim Ho" w:date="2024-07-11T10:22:00Z" w16du:dateUtc="2024-07-11T00:22:00Z"/>
          <w:rFonts w:ascii="Arial" w:hAnsi="Arial" w:cs="Arial"/>
          <w:color w:val="00B050"/>
          <w:sz w:val="24"/>
          <w:szCs w:val="24"/>
          <w:shd w:val="clear" w:color="auto" w:fill="FFFFFF"/>
          <w:rPrChange w:id="1514" w:author="Man Lim Ho" w:date="2024-07-11T10:50:00Z" w16du:dateUtc="2024-07-11T00:50:00Z">
            <w:rPr>
              <w:ins w:id="1515" w:author="Man Lim Ho" w:date="2024-07-11T10:22:00Z" w16du:dateUtc="2024-07-11T00:22:00Z"/>
              <w:rFonts w:ascii="Arial" w:hAnsi="Arial" w:cs="Arial"/>
              <w:color w:val="000033"/>
              <w:sz w:val="24"/>
              <w:szCs w:val="24"/>
              <w:shd w:val="clear" w:color="auto" w:fill="FFFFFF"/>
            </w:rPr>
          </w:rPrChange>
        </w:rPr>
      </w:pPr>
      <w:ins w:id="1516" w:author="Man Lim Ho" w:date="2024-07-11T10:22:00Z" w16du:dateUtc="2024-07-11T00:22:00Z">
        <w:r w:rsidRPr="0053195C">
          <w:rPr>
            <w:rFonts w:ascii="Arial" w:hAnsi="Arial" w:cs="Arial"/>
            <w:color w:val="00B050"/>
            <w:sz w:val="24"/>
            <w:szCs w:val="24"/>
            <w:shd w:val="clear" w:color="auto" w:fill="FFFFFF"/>
            <w:rPrChange w:id="1517" w:author="Man Lim Ho" w:date="2024-07-11T10:50:00Z" w16du:dateUtc="2024-07-11T00:50:00Z">
              <w:rPr>
                <w:rFonts w:ascii="Arial" w:hAnsi="Arial" w:cs="Arial"/>
                <w:color w:val="000033"/>
                <w:sz w:val="24"/>
                <w:szCs w:val="24"/>
                <w:shd w:val="clear" w:color="auto" w:fill="FFFFFF"/>
              </w:rPr>
            </w:rPrChange>
          </w:rPr>
          <w:t>Author Response: I have changed the word to its plural form “loggers”.</w:t>
        </w:r>
      </w:ins>
      <w:ins w:id="1518" w:author="Man Lim Ho" w:date="2024-07-11T10:38:00Z" w16du:dateUtc="2024-07-11T00:38:00Z">
        <w:r w:rsidR="00545AF5" w:rsidRPr="0053195C">
          <w:rPr>
            <w:rFonts w:ascii="Arial" w:hAnsi="Arial" w:cs="Arial"/>
            <w:color w:val="00B050"/>
            <w:sz w:val="24"/>
            <w:szCs w:val="24"/>
            <w:shd w:val="clear" w:color="auto" w:fill="FFFFFF"/>
            <w:rPrChange w:id="1519" w:author="Man Lim Ho" w:date="2024-07-11T10:50:00Z" w16du:dateUtc="2024-07-11T00:50:00Z">
              <w:rPr>
                <w:rFonts w:ascii="Arial" w:hAnsi="Arial" w:cs="Arial"/>
                <w:color w:val="000033"/>
                <w:sz w:val="24"/>
                <w:szCs w:val="24"/>
                <w:shd w:val="clear" w:color="auto" w:fill="FFFFFF"/>
              </w:rPr>
            </w:rPrChange>
          </w:rPr>
          <w:t xml:space="preserve"> (New line number 486)</w:t>
        </w:r>
      </w:ins>
    </w:p>
    <w:p w14:paraId="37EB1866" w14:textId="1AA79B2C" w:rsidR="001D7E75" w:rsidRDefault="00AE29AC" w:rsidP="003840D2">
      <w:pPr>
        <w:spacing w:before="240" w:line="480" w:lineRule="auto"/>
        <w:jc w:val="both"/>
        <w:rPr>
          <w:ins w:id="1520" w:author="Man Lim Ho" w:date="2024-07-11T10:22:00Z" w16du:dateUtc="2024-07-11T00:22:00Z"/>
          <w:rFonts w:ascii="Arial" w:hAnsi="Arial" w:cs="Arial"/>
          <w:color w:val="000033"/>
          <w:sz w:val="24"/>
          <w:szCs w:val="24"/>
          <w:shd w:val="clear" w:color="auto" w:fill="FFFFFF"/>
        </w:rPr>
      </w:pPr>
      <w:ins w:id="1521" w:author="Man Lim Ho" w:date="2024-07-11T10:22:00Z" w16du:dateUtc="2024-07-11T00:22:00Z">
        <w:r>
          <w:rPr>
            <w:rFonts w:ascii="Arial" w:hAnsi="Arial" w:cs="Arial"/>
            <w:color w:val="000033"/>
            <w:sz w:val="24"/>
            <w:szCs w:val="24"/>
            <w:shd w:val="clear" w:color="auto" w:fill="FFFFFF"/>
          </w:rPr>
          <w:t>L508 Strikethrough Text</w:t>
        </w:r>
      </w:ins>
    </w:p>
    <w:p w14:paraId="76011399" w14:textId="6B14E1A1" w:rsidR="00AE29AC" w:rsidRPr="0053195C" w:rsidRDefault="00AE29AC" w:rsidP="003840D2">
      <w:pPr>
        <w:spacing w:before="240" w:line="480" w:lineRule="auto"/>
        <w:jc w:val="both"/>
        <w:rPr>
          <w:ins w:id="1522" w:author="Man Lim Ho" w:date="2024-07-11T10:22:00Z" w16du:dateUtc="2024-07-11T00:22:00Z"/>
          <w:rFonts w:ascii="Arial" w:hAnsi="Arial" w:cs="Arial"/>
          <w:color w:val="00B050"/>
          <w:sz w:val="24"/>
          <w:szCs w:val="24"/>
          <w:shd w:val="clear" w:color="auto" w:fill="FFFFFF"/>
          <w:rPrChange w:id="1523" w:author="Man Lim Ho" w:date="2024-07-11T10:50:00Z" w16du:dateUtc="2024-07-11T00:50:00Z">
            <w:rPr>
              <w:ins w:id="1524" w:author="Man Lim Ho" w:date="2024-07-11T10:22:00Z" w16du:dateUtc="2024-07-11T00:22:00Z"/>
              <w:rFonts w:ascii="Arial" w:hAnsi="Arial" w:cs="Arial"/>
              <w:color w:val="000033"/>
              <w:sz w:val="24"/>
              <w:szCs w:val="24"/>
              <w:shd w:val="clear" w:color="auto" w:fill="FFFFFF"/>
            </w:rPr>
          </w:rPrChange>
        </w:rPr>
      </w:pPr>
      <w:ins w:id="1525" w:author="Man Lim Ho" w:date="2024-07-11T10:22:00Z" w16du:dateUtc="2024-07-11T00:22:00Z">
        <w:r w:rsidRPr="0053195C">
          <w:rPr>
            <w:rFonts w:ascii="Arial" w:hAnsi="Arial" w:cs="Arial"/>
            <w:color w:val="00B050"/>
            <w:sz w:val="24"/>
            <w:szCs w:val="24"/>
            <w:shd w:val="clear" w:color="auto" w:fill="FFFFFF"/>
            <w:rPrChange w:id="1526" w:author="Man Lim Ho" w:date="2024-07-11T10:50:00Z" w16du:dateUtc="2024-07-11T00:50:00Z">
              <w:rPr>
                <w:rFonts w:ascii="Arial" w:hAnsi="Arial" w:cs="Arial"/>
                <w:color w:val="000033"/>
                <w:sz w:val="24"/>
                <w:szCs w:val="24"/>
                <w:shd w:val="clear" w:color="auto" w:fill="FFFFFF"/>
              </w:rPr>
            </w:rPrChange>
          </w:rPr>
          <w:lastRenderedPageBreak/>
          <w:t xml:space="preserve">Author Response: </w:t>
        </w:r>
      </w:ins>
      <w:ins w:id="1527" w:author="Man Lim Ho" w:date="2024-07-11T10:39:00Z" w16du:dateUtc="2024-07-11T00:39:00Z">
        <w:r w:rsidR="00846D93" w:rsidRPr="0053195C">
          <w:rPr>
            <w:rFonts w:ascii="Arial" w:hAnsi="Arial" w:cs="Arial"/>
            <w:color w:val="00B050"/>
            <w:sz w:val="24"/>
            <w:szCs w:val="24"/>
            <w:shd w:val="clear" w:color="auto" w:fill="FFFFFF"/>
            <w:rPrChange w:id="1528" w:author="Man Lim Ho" w:date="2024-07-11T10:50:00Z" w16du:dateUtc="2024-07-11T00:50:00Z">
              <w:rPr>
                <w:rFonts w:ascii="Arial" w:hAnsi="Arial" w:cs="Arial"/>
                <w:color w:val="000033"/>
                <w:sz w:val="24"/>
                <w:szCs w:val="24"/>
                <w:shd w:val="clear" w:color="auto" w:fill="FFFFFF"/>
              </w:rPr>
            </w:rPrChange>
          </w:rPr>
          <w:t>We have rewritten this section of the paper</w:t>
        </w:r>
        <w:r w:rsidR="00EF3A50" w:rsidRPr="0053195C">
          <w:rPr>
            <w:rFonts w:ascii="Arial" w:hAnsi="Arial" w:cs="Arial"/>
            <w:color w:val="00B050"/>
            <w:sz w:val="24"/>
            <w:szCs w:val="24"/>
            <w:shd w:val="clear" w:color="auto" w:fill="FFFFFF"/>
            <w:rPrChange w:id="1529" w:author="Man Lim Ho" w:date="2024-07-11T10:50:00Z" w16du:dateUtc="2024-07-11T00:50:00Z">
              <w:rPr>
                <w:rFonts w:ascii="Arial" w:hAnsi="Arial" w:cs="Arial"/>
                <w:color w:val="000033"/>
                <w:sz w:val="24"/>
                <w:szCs w:val="24"/>
                <w:shd w:val="clear" w:color="auto" w:fill="FFFFFF"/>
              </w:rPr>
            </w:rPrChange>
          </w:rPr>
          <w:t xml:space="preserve"> as “</w:t>
        </w:r>
      </w:ins>
      <w:ins w:id="1530" w:author="Man Lim Ho" w:date="2024-07-11T10:40:00Z" w16du:dateUtc="2024-07-11T00:40:00Z">
        <w:r w:rsidR="00DD36D4" w:rsidRPr="0053195C">
          <w:rPr>
            <w:rFonts w:ascii="Arial" w:hAnsi="Arial" w:cs="Arial"/>
            <w:color w:val="00B050"/>
            <w:sz w:val="24"/>
            <w:szCs w:val="24"/>
            <w:shd w:val="clear" w:color="auto" w:fill="FFFFFF"/>
            <w:rPrChange w:id="1531" w:author="Man Lim Ho" w:date="2024-07-11T10:50:00Z" w16du:dateUtc="2024-07-11T00:50:00Z">
              <w:rPr>
                <w:rFonts w:ascii="Arial" w:hAnsi="Arial" w:cs="Arial"/>
                <w:color w:val="000033"/>
                <w:sz w:val="24"/>
                <w:szCs w:val="24"/>
                <w:shd w:val="clear" w:color="auto" w:fill="FFFFFF"/>
              </w:rPr>
            </w:rPrChange>
          </w:rPr>
          <w:t>Limitations of the mapping process. While a systematic search strategy was used for this systematic map, it is essential to acknowledge the omission of relevant studies may have occurred, Specifically, we have limited the language of our search results to be in English only. There is literature available in other languages that could not be included in this systematic map due to the limited language backgrounds of our authors. Authors with different linguistic background should be included in future mapping efforts to overcome this language barrier (61). Further, including more specific terms in search strings used for future database searches in English and other languages may assist in capturing a boarder spectrum of relevant articles.</w:t>
        </w:r>
      </w:ins>
      <w:ins w:id="1532" w:author="Man Lim Ho" w:date="2024-07-11T10:39:00Z" w16du:dateUtc="2024-07-11T00:39:00Z">
        <w:r w:rsidR="00EF3A50" w:rsidRPr="0053195C">
          <w:rPr>
            <w:rFonts w:ascii="Arial" w:hAnsi="Arial" w:cs="Arial"/>
            <w:color w:val="00B050"/>
            <w:sz w:val="24"/>
            <w:szCs w:val="24"/>
            <w:shd w:val="clear" w:color="auto" w:fill="FFFFFF"/>
            <w:rPrChange w:id="1533" w:author="Man Lim Ho" w:date="2024-07-11T10:50:00Z" w16du:dateUtc="2024-07-11T00:50:00Z">
              <w:rPr>
                <w:rFonts w:ascii="Arial" w:hAnsi="Arial" w:cs="Arial"/>
                <w:color w:val="000033"/>
                <w:sz w:val="24"/>
                <w:szCs w:val="24"/>
                <w:shd w:val="clear" w:color="auto" w:fill="FFFFFF"/>
              </w:rPr>
            </w:rPrChange>
          </w:rPr>
          <w:t>”</w:t>
        </w:r>
      </w:ins>
      <w:ins w:id="1534" w:author="Man Lim Ho" w:date="2024-07-11T10:22:00Z" w16du:dateUtc="2024-07-11T00:22:00Z">
        <w:r w:rsidRPr="0053195C">
          <w:rPr>
            <w:rFonts w:ascii="Arial" w:hAnsi="Arial" w:cs="Arial"/>
            <w:color w:val="00B050"/>
            <w:sz w:val="24"/>
            <w:szCs w:val="24"/>
            <w:shd w:val="clear" w:color="auto" w:fill="FFFFFF"/>
            <w:rPrChange w:id="1535" w:author="Man Lim Ho" w:date="2024-07-11T10:50:00Z" w16du:dateUtc="2024-07-11T00:50:00Z">
              <w:rPr>
                <w:rFonts w:ascii="Arial" w:hAnsi="Arial" w:cs="Arial"/>
                <w:color w:val="000033"/>
                <w:sz w:val="24"/>
                <w:szCs w:val="24"/>
                <w:shd w:val="clear" w:color="auto" w:fill="FFFFFF"/>
              </w:rPr>
            </w:rPrChange>
          </w:rPr>
          <w:t>.</w:t>
        </w:r>
      </w:ins>
      <w:ins w:id="1536" w:author="Man Lim Ho" w:date="2024-07-11T10:40:00Z" w16du:dateUtc="2024-07-11T00:40:00Z">
        <w:r w:rsidR="00DD36D4" w:rsidRPr="0053195C">
          <w:rPr>
            <w:rFonts w:ascii="Arial" w:hAnsi="Arial" w:cs="Arial"/>
            <w:color w:val="00B050"/>
            <w:sz w:val="24"/>
            <w:szCs w:val="24"/>
            <w:shd w:val="clear" w:color="auto" w:fill="FFFFFF"/>
            <w:rPrChange w:id="1537" w:author="Man Lim Ho" w:date="2024-07-11T10:50:00Z" w16du:dateUtc="2024-07-11T00:50:00Z">
              <w:rPr>
                <w:rFonts w:ascii="Arial" w:hAnsi="Arial" w:cs="Arial"/>
                <w:color w:val="000033"/>
                <w:sz w:val="24"/>
                <w:szCs w:val="24"/>
                <w:shd w:val="clear" w:color="auto" w:fill="FFFFFF"/>
              </w:rPr>
            </w:rPrChange>
          </w:rPr>
          <w:t xml:space="preserve"> (New lines number 565-573)</w:t>
        </w:r>
      </w:ins>
    </w:p>
    <w:p w14:paraId="52A69081" w14:textId="68AD8776" w:rsidR="00AE29AC" w:rsidRDefault="00AE29AC" w:rsidP="003840D2">
      <w:pPr>
        <w:spacing w:before="240" w:line="480" w:lineRule="auto"/>
        <w:jc w:val="both"/>
        <w:rPr>
          <w:ins w:id="1538" w:author="Man Lim Ho" w:date="2024-07-11T10:23:00Z" w16du:dateUtc="2024-07-11T00:23:00Z"/>
          <w:rFonts w:ascii="Arial" w:hAnsi="Arial" w:cs="Arial"/>
          <w:color w:val="000033"/>
          <w:sz w:val="24"/>
          <w:szCs w:val="24"/>
          <w:shd w:val="clear" w:color="auto" w:fill="FFFFFF"/>
        </w:rPr>
      </w:pPr>
      <w:ins w:id="1539" w:author="Man Lim Ho" w:date="2024-07-11T10:23:00Z" w16du:dateUtc="2024-07-11T00:23:00Z">
        <w:r>
          <w:rPr>
            <w:rFonts w:ascii="Arial" w:hAnsi="Arial" w:cs="Arial"/>
            <w:color w:val="000033"/>
            <w:sz w:val="24"/>
            <w:szCs w:val="24"/>
            <w:shd w:val="clear" w:color="auto" w:fill="FFFFFF"/>
          </w:rPr>
          <w:t>L509 Strikethrough Text</w:t>
        </w:r>
      </w:ins>
    </w:p>
    <w:p w14:paraId="304B5C7B" w14:textId="674172DC" w:rsidR="00AE29AC" w:rsidRPr="007F4964" w:rsidRDefault="00AE29AC" w:rsidP="003840D2">
      <w:pPr>
        <w:spacing w:before="240" w:line="480" w:lineRule="auto"/>
        <w:jc w:val="both"/>
        <w:rPr>
          <w:ins w:id="1540" w:author="Man Lim Ho" w:date="2024-07-11T10:23:00Z" w16du:dateUtc="2024-07-11T00:23:00Z"/>
          <w:rFonts w:ascii="Arial" w:hAnsi="Arial" w:cs="Arial"/>
          <w:color w:val="00B050"/>
          <w:sz w:val="24"/>
          <w:szCs w:val="24"/>
          <w:shd w:val="clear" w:color="auto" w:fill="FFFFFF"/>
          <w:rPrChange w:id="1541" w:author="Man Lim Ho" w:date="2024-07-11T10:49:00Z" w16du:dateUtc="2024-07-11T00:49:00Z">
            <w:rPr>
              <w:ins w:id="1542" w:author="Man Lim Ho" w:date="2024-07-11T10:23:00Z" w16du:dateUtc="2024-07-11T00:23:00Z"/>
              <w:rFonts w:ascii="Arial" w:hAnsi="Arial" w:cs="Arial"/>
              <w:color w:val="000033"/>
              <w:sz w:val="24"/>
              <w:szCs w:val="24"/>
              <w:shd w:val="clear" w:color="auto" w:fill="FFFFFF"/>
            </w:rPr>
          </w:rPrChange>
        </w:rPr>
      </w:pPr>
      <w:ins w:id="1543" w:author="Man Lim Ho" w:date="2024-07-11T10:23:00Z" w16du:dateUtc="2024-07-11T00:23:00Z">
        <w:r w:rsidRPr="007F4964">
          <w:rPr>
            <w:rFonts w:ascii="Arial" w:hAnsi="Arial" w:cs="Arial"/>
            <w:color w:val="00B050"/>
            <w:sz w:val="24"/>
            <w:szCs w:val="24"/>
            <w:shd w:val="clear" w:color="auto" w:fill="FFFFFF"/>
            <w:rPrChange w:id="1544" w:author="Man Lim Ho" w:date="2024-07-11T10:49:00Z" w16du:dateUtc="2024-07-11T00:49:00Z">
              <w:rPr>
                <w:rFonts w:ascii="Arial" w:hAnsi="Arial" w:cs="Arial"/>
                <w:color w:val="000033"/>
                <w:sz w:val="24"/>
                <w:szCs w:val="24"/>
                <w:shd w:val="clear" w:color="auto" w:fill="FFFFFF"/>
              </w:rPr>
            </w:rPrChange>
          </w:rPr>
          <w:t xml:space="preserve">Author Response: </w:t>
        </w:r>
      </w:ins>
      <w:ins w:id="1545" w:author="Man Lim Ho" w:date="2024-07-11T10:40:00Z" w16du:dateUtc="2024-07-11T00:40:00Z">
        <w:r w:rsidR="00DD36D4" w:rsidRPr="007F4964">
          <w:rPr>
            <w:rFonts w:ascii="Arial" w:hAnsi="Arial" w:cs="Arial"/>
            <w:color w:val="00B050"/>
            <w:sz w:val="24"/>
            <w:szCs w:val="24"/>
            <w:shd w:val="clear" w:color="auto" w:fill="FFFFFF"/>
            <w:rPrChange w:id="1546" w:author="Man Lim Ho" w:date="2024-07-11T10:49:00Z" w16du:dateUtc="2024-07-11T00:49:00Z">
              <w:rPr>
                <w:rFonts w:ascii="Arial" w:hAnsi="Arial" w:cs="Arial"/>
                <w:color w:val="000033"/>
                <w:sz w:val="24"/>
                <w:szCs w:val="24"/>
                <w:shd w:val="clear" w:color="auto" w:fill="FFFFFF"/>
              </w:rPr>
            </w:rPrChange>
          </w:rPr>
          <w:t>Please see above reply to the comment.</w:t>
        </w:r>
      </w:ins>
    </w:p>
    <w:p w14:paraId="182CF140" w14:textId="3700B5BB" w:rsidR="0017250E" w:rsidRDefault="0017250E" w:rsidP="003840D2">
      <w:pPr>
        <w:spacing w:before="240" w:line="480" w:lineRule="auto"/>
        <w:jc w:val="both"/>
        <w:rPr>
          <w:ins w:id="1547" w:author="Man Lim Ho" w:date="2024-07-11T10:23:00Z" w16du:dateUtc="2024-07-11T00:23:00Z"/>
          <w:rFonts w:ascii="Arial" w:hAnsi="Arial" w:cs="Arial"/>
          <w:color w:val="000033"/>
          <w:sz w:val="24"/>
          <w:szCs w:val="24"/>
          <w:shd w:val="clear" w:color="auto" w:fill="FFFFFF"/>
        </w:rPr>
      </w:pPr>
      <w:ins w:id="1548" w:author="Man Lim Ho" w:date="2024-07-11T10:23:00Z" w16du:dateUtc="2024-07-11T00:23:00Z">
        <w:r>
          <w:rPr>
            <w:rFonts w:ascii="Arial" w:hAnsi="Arial" w:cs="Arial"/>
            <w:color w:val="000033"/>
            <w:sz w:val="24"/>
            <w:szCs w:val="24"/>
            <w:shd w:val="clear" w:color="auto" w:fill="FFFFFF"/>
          </w:rPr>
          <w:t>L512 Strikethrough Text</w:t>
        </w:r>
      </w:ins>
    </w:p>
    <w:p w14:paraId="68411233" w14:textId="4668CECF" w:rsidR="0017250E" w:rsidRPr="007F4964" w:rsidRDefault="0017250E" w:rsidP="003840D2">
      <w:pPr>
        <w:spacing w:before="240" w:line="480" w:lineRule="auto"/>
        <w:jc w:val="both"/>
        <w:rPr>
          <w:ins w:id="1549" w:author="Man Lim Ho" w:date="2024-07-11T10:24:00Z" w16du:dateUtc="2024-07-11T00:24:00Z"/>
          <w:rFonts w:ascii="Arial" w:hAnsi="Arial" w:cs="Arial"/>
          <w:color w:val="00B050"/>
          <w:sz w:val="24"/>
          <w:szCs w:val="24"/>
          <w:shd w:val="clear" w:color="auto" w:fill="FFFFFF"/>
          <w:rPrChange w:id="1550" w:author="Man Lim Ho" w:date="2024-07-11T10:49:00Z" w16du:dateUtc="2024-07-11T00:49:00Z">
            <w:rPr>
              <w:ins w:id="1551" w:author="Man Lim Ho" w:date="2024-07-11T10:24:00Z" w16du:dateUtc="2024-07-11T00:24:00Z"/>
              <w:rFonts w:ascii="Arial" w:hAnsi="Arial" w:cs="Arial"/>
              <w:color w:val="000033"/>
              <w:sz w:val="24"/>
              <w:szCs w:val="24"/>
              <w:shd w:val="clear" w:color="auto" w:fill="FFFFFF"/>
            </w:rPr>
          </w:rPrChange>
        </w:rPr>
      </w:pPr>
      <w:ins w:id="1552" w:author="Man Lim Ho" w:date="2024-07-11T10:23:00Z" w16du:dateUtc="2024-07-11T00:23:00Z">
        <w:r w:rsidRPr="007F4964">
          <w:rPr>
            <w:rFonts w:ascii="Arial" w:hAnsi="Arial" w:cs="Arial"/>
            <w:color w:val="00B050"/>
            <w:sz w:val="24"/>
            <w:szCs w:val="24"/>
            <w:shd w:val="clear" w:color="auto" w:fill="FFFFFF"/>
            <w:rPrChange w:id="1553" w:author="Man Lim Ho" w:date="2024-07-11T10:49:00Z" w16du:dateUtc="2024-07-11T00:49:00Z">
              <w:rPr>
                <w:rFonts w:ascii="Arial" w:hAnsi="Arial" w:cs="Arial"/>
                <w:color w:val="000033"/>
                <w:sz w:val="24"/>
                <w:szCs w:val="24"/>
                <w:shd w:val="clear" w:color="auto" w:fill="FFFFFF"/>
              </w:rPr>
            </w:rPrChange>
          </w:rPr>
          <w:t xml:space="preserve">Author Response: </w:t>
        </w:r>
      </w:ins>
      <w:ins w:id="1554" w:author="Man Lim Ho" w:date="2024-07-11T10:40:00Z" w16du:dateUtc="2024-07-11T00:40:00Z">
        <w:r w:rsidR="001D546B" w:rsidRPr="007F4964">
          <w:rPr>
            <w:rFonts w:ascii="Arial" w:hAnsi="Arial" w:cs="Arial"/>
            <w:color w:val="00B050"/>
            <w:sz w:val="24"/>
            <w:szCs w:val="24"/>
            <w:shd w:val="clear" w:color="auto" w:fill="FFFFFF"/>
            <w:rPrChange w:id="1555" w:author="Man Lim Ho" w:date="2024-07-11T10:49:00Z" w16du:dateUtc="2024-07-11T00:49:00Z">
              <w:rPr>
                <w:rFonts w:ascii="Arial" w:hAnsi="Arial" w:cs="Arial"/>
                <w:color w:val="000033"/>
                <w:sz w:val="24"/>
                <w:szCs w:val="24"/>
                <w:shd w:val="clear" w:color="auto" w:fill="FFFFFF"/>
              </w:rPr>
            </w:rPrChange>
          </w:rPr>
          <w:t>We have rewritten thi</w:t>
        </w:r>
      </w:ins>
      <w:ins w:id="1556" w:author="Man Lim Ho" w:date="2024-07-11T10:41:00Z" w16du:dateUtc="2024-07-11T00:41:00Z">
        <w:r w:rsidR="001D546B" w:rsidRPr="007F4964">
          <w:rPr>
            <w:rFonts w:ascii="Arial" w:hAnsi="Arial" w:cs="Arial"/>
            <w:color w:val="00B050"/>
            <w:sz w:val="24"/>
            <w:szCs w:val="24"/>
            <w:shd w:val="clear" w:color="auto" w:fill="FFFFFF"/>
            <w:rPrChange w:id="1557" w:author="Man Lim Ho" w:date="2024-07-11T10:49:00Z" w16du:dateUtc="2024-07-11T00:49:00Z">
              <w:rPr>
                <w:rFonts w:ascii="Arial" w:hAnsi="Arial" w:cs="Arial"/>
                <w:color w:val="000033"/>
                <w:sz w:val="24"/>
                <w:szCs w:val="24"/>
                <w:shd w:val="clear" w:color="auto" w:fill="FFFFFF"/>
              </w:rPr>
            </w:rPrChange>
          </w:rPr>
          <w:t>s section, and changed it to “b</w:t>
        </w:r>
        <w:r w:rsidR="000733DE" w:rsidRPr="007F4964">
          <w:rPr>
            <w:rFonts w:ascii="Arial" w:hAnsi="Arial" w:cs="Arial"/>
            <w:color w:val="00B050"/>
            <w:sz w:val="24"/>
            <w:szCs w:val="24"/>
            <w:shd w:val="clear" w:color="auto" w:fill="FFFFFF"/>
            <w:rPrChange w:id="1558" w:author="Man Lim Ho" w:date="2024-07-11T10:49:00Z" w16du:dateUtc="2024-07-11T00:49:00Z">
              <w:rPr>
                <w:rFonts w:ascii="Arial" w:hAnsi="Arial" w:cs="Arial"/>
                <w:color w:val="000033"/>
                <w:sz w:val="24"/>
                <w:szCs w:val="24"/>
                <w:shd w:val="clear" w:color="auto" w:fill="FFFFFF"/>
              </w:rPr>
            </w:rPrChange>
          </w:rPr>
          <w:t>roa</w:t>
        </w:r>
        <w:r w:rsidR="001D546B" w:rsidRPr="007F4964">
          <w:rPr>
            <w:rFonts w:ascii="Arial" w:hAnsi="Arial" w:cs="Arial"/>
            <w:color w:val="00B050"/>
            <w:sz w:val="24"/>
            <w:szCs w:val="24"/>
            <w:shd w:val="clear" w:color="auto" w:fill="FFFFFF"/>
            <w:rPrChange w:id="1559" w:author="Man Lim Ho" w:date="2024-07-11T10:49:00Z" w16du:dateUtc="2024-07-11T00:49:00Z">
              <w:rPr>
                <w:rFonts w:ascii="Arial" w:hAnsi="Arial" w:cs="Arial"/>
                <w:color w:val="000033"/>
                <w:sz w:val="24"/>
                <w:szCs w:val="24"/>
                <w:shd w:val="clear" w:color="auto" w:fill="FFFFFF"/>
              </w:rPr>
            </w:rPrChange>
          </w:rPr>
          <w:t>der”</w:t>
        </w:r>
        <w:r w:rsidR="000733DE" w:rsidRPr="007F4964">
          <w:rPr>
            <w:rFonts w:ascii="Arial" w:hAnsi="Arial" w:cs="Arial"/>
            <w:color w:val="00B050"/>
            <w:sz w:val="24"/>
            <w:szCs w:val="24"/>
            <w:shd w:val="clear" w:color="auto" w:fill="FFFFFF"/>
            <w:rPrChange w:id="1560" w:author="Man Lim Ho" w:date="2024-07-11T10:49:00Z" w16du:dateUtc="2024-07-11T00:49:00Z">
              <w:rPr>
                <w:rFonts w:ascii="Arial" w:hAnsi="Arial" w:cs="Arial"/>
                <w:color w:val="000033"/>
                <w:sz w:val="24"/>
                <w:szCs w:val="24"/>
                <w:shd w:val="clear" w:color="auto" w:fill="FFFFFF"/>
              </w:rPr>
            </w:rPrChange>
          </w:rPr>
          <w:t xml:space="preserve"> (New line number 572)</w:t>
        </w:r>
      </w:ins>
    </w:p>
    <w:p w14:paraId="6F8D6A6E" w14:textId="60C23BE2" w:rsidR="0017250E" w:rsidRDefault="00D6341E" w:rsidP="003840D2">
      <w:pPr>
        <w:spacing w:before="240" w:line="480" w:lineRule="auto"/>
        <w:jc w:val="both"/>
        <w:rPr>
          <w:ins w:id="1561" w:author="Man Lim Ho" w:date="2024-07-11T10:24:00Z" w16du:dateUtc="2024-07-11T00:24:00Z"/>
          <w:rFonts w:ascii="Arial" w:hAnsi="Arial" w:cs="Arial"/>
          <w:color w:val="000033"/>
          <w:sz w:val="24"/>
          <w:szCs w:val="24"/>
          <w:shd w:val="clear" w:color="auto" w:fill="FFFFFF"/>
        </w:rPr>
      </w:pPr>
      <w:ins w:id="1562" w:author="Man Lim Ho" w:date="2024-07-11T10:24:00Z" w16du:dateUtc="2024-07-11T00:24:00Z">
        <w:r>
          <w:rPr>
            <w:rFonts w:ascii="Arial" w:hAnsi="Arial" w:cs="Arial"/>
            <w:color w:val="000033"/>
            <w:sz w:val="24"/>
            <w:szCs w:val="24"/>
            <w:shd w:val="clear" w:color="auto" w:fill="FFFFFF"/>
          </w:rPr>
          <w:t>L512 r</w:t>
        </w:r>
      </w:ins>
    </w:p>
    <w:p w14:paraId="1C501545" w14:textId="5C32D3A8" w:rsidR="00D6341E" w:rsidRPr="007F4964" w:rsidRDefault="00D6341E" w:rsidP="003840D2">
      <w:pPr>
        <w:spacing w:before="240" w:line="480" w:lineRule="auto"/>
        <w:jc w:val="both"/>
        <w:rPr>
          <w:ins w:id="1563" w:author="Man Lim Ho" w:date="2024-07-11T10:24:00Z" w16du:dateUtc="2024-07-11T00:24:00Z"/>
          <w:rFonts w:ascii="Arial" w:hAnsi="Arial" w:cs="Arial"/>
          <w:color w:val="00B050"/>
          <w:sz w:val="24"/>
          <w:szCs w:val="24"/>
          <w:shd w:val="clear" w:color="auto" w:fill="FFFFFF"/>
          <w:rPrChange w:id="1564" w:author="Man Lim Ho" w:date="2024-07-11T10:49:00Z" w16du:dateUtc="2024-07-11T00:49:00Z">
            <w:rPr>
              <w:ins w:id="1565" w:author="Man Lim Ho" w:date="2024-07-11T10:24:00Z" w16du:dateUtc="2024-07-11T00:24:00Z"/>
              <w:rFonts w:ascii="Arial" w:hAnsi="Arial" w:cs="Arial"/>
              <w:color w:val="000033"/>
              <w:sz w:val="24"/>
              <w:szCs w:val="24"/>
              <w:shd w:val="clear" w:color="auto" w:fill="FFFFFF"/>
            </w:rPr>
          </w:rPrChange>
        </w:rPr>
      </w:pPr>
      <w:ins w:id="1566" w:author="Man Lim Ho" w:date="2024-07-11T10:24:00Z" w16du:dateUtc="2024-07-11T00:24:00Z">
        <w:r w:rsidRPr="007F4964">
          <w:rPr>
            <w:rFonts w:ascii="Arial" w:hAnsi="Arial" w:cs="Arial"/>
            <w:color w:val="00B050"/>
            <w:sz w:val="24"/>
            <w:szCs w:val="24"/>
            <w:shd w:val="clear" w:color="auto" w:fill="FFFFFF"/>
            <w:rPrChange w:id="1567" w:author="Man Lim Ho" w:date="2024-07-11T10:49:00Z" w16du:dateUtc="2024-07-11T00:49:00Z">
              <w:rPr>
                <w:rFonts w:ascii="Arial" w:hAnsi="Arial" w:cs="Arial"/>
                <w:color w:val="000033"/>
                <w:sz w:val="24"/>
                <w:szCs w:val="24"/>
                <w:shd w:val="clear" w:color="auto" w:fill="FFFFFF"/>
              </w:rPr>
            </w:rPrChange>
          </w:rPr>
          <w:t>Author Response: Please see above comment for correction.</w:t>
        </w:r>
      </w:ins>
    </w:p>
    <w:p w14:paraId="1BC716C7" w14:textId="15260F5E" w:rsidR="00D6341E" w:rsidRDefault="00D6341E" w:rsidP="003840D2">
      <w:pPr>
        <w:spacing w:before="240" w:line="480" w:lineRule="auto"/>
        <w:jc w:val="both"/>
        <w:rPr>
          <w:ins w:id="1568" w:author="Man Lim Ho" w:date="2024-07-11T10:24:00Z" w16du:dateUtc="2024-07-11T00:24:00Z"/>
          <w:rFonts w:ascii="Arial" w:hAnsi="Arial" w:cs="Arial"/>
          <w:color w:val="000033"/>
          <w:sz w:val="24"/>
          <w:szCs w:val="24"/>
          <w:shd w:val="clear" w:color="auto" w:fill="FFFFFF"/>
        </w:rPr>
      </w:pPr>
      <w:ins w:id="1569" w:author="Man Lim Ho" w:date="2024-07-11T10:24:00Z" w16du:dateUtc="2024-07-11T00:24:00Z">
        <w:r>
          <w:rPr>
            <w:rFonts w:ascii="Arial" w:hAnsi="Arial" w:cs="Arial"/>
            <w:color w:val="000033"/>
            <w:sz w:val="24"/>
            <w:szCs w:val="24"/>
            <w:shd w:val="clear" w:color="auto" w:fill="FFFFFF"/>
          </w:rPr>
          <w:t>L521</w:t>
        </w:r>
        <w:r w:rsidR="003A3943">
          <w:rPr>
            <w:rFonts w:ascii="Arial" w:hAnsi="Arial" w:cs="Arial"/>
            <w:color w:val="000033"/>
            <w:sz w:val="24"/>
            <w:szCs w:val="24"/>
            <w:shd w:val="clear" w:color="auto" w:fill="FFFFFF"/>
          </w:rPr>
          <w:t xml:space="preserve"> with</w:t>
        </w:r>
      </w:ins>
    </w:p>
    <w:p w14:paraId="35E643CA" w14:textId="6F980BE4" w:rsidR="003A3943" w:rsidRPr="007F4964" w:rsidRDefault="003A3943" w:rsidP="003840D2">
      <w:pPr>
        <w:spacing w:before="240" w:line="480" w:lineRule="auto"/>
        <w:jc w:val="both"/>
        <w:rPr>
          <w:ins w:id="1570" w:author="Man Lim Ho" w:date="2024-07-11T10:24:00Z" w16du:dateUtc="2024-07-11T00:24:00Z"/>
          <w:rFonts w:ascii="Arial" w:hAnsi="Arial" w:cs="Arial"/>
          <w:color w:val="00B050"/>
          <w:sz w:val="24"/>
          <w:szCs w:val="24"/>
          <w:shd w:val="clear" w:color="auto" w:fill="FFFFFF"/>
          <w:rPrChange w:id="1571" w:author="Man Lim Ho" w:date="2024-07-11T10:49:00Z" w16du:dateUtc="2024-07-11T00:49:00Z">
            <w:rPr>
              <w:ins w:id="1572" w:author="Man Lim Ho" w:date="2024-07-11T10:24:00Z" w16du:dateUtc="2024-07-11T00:24:00Z"/>
              <w:rFonts w:ascii="Arial" w:hAnsi="Arial" w:cs="Arial"/>
              <w:color w:val="000033"/>
              <w:sz w:val="24"/>
              <w:szCs w:val="24"/>
              <w:shd w:val="clear" w:color="auto" w:fill="FFFFFF"/>
            </w:rPr>
          </w:rPrChange>
        </w:rPr>
      </w:pPr>
      <w:ins w:id="1573" w:author="Man Lim Ho" w:date="2024-07-11T10:24:00Z" w16du:dateUtc="2024-07-11T00:24:00Z">
        <w:r w:rsidRPr="007F4964">
          <w:rPr>
            <w:rFonts w:ascii="Arial" w:hAnsi="Arial" w:cs="Arial"/>
            <w:color w:val="00B050"/>
            <w:sz w:val="24"/>
            <w:szCs w:val="24"/>
            <w:shd w:val="clear" w:color="auto" w:fill="FFFFFF"/>
            <w:rPrChange w:id="1574" w:author="Man Lim Ho" w:date="2024-07-11T10:49:00Z" w16du:dateUtc="2024-07-11T00:49:00Z">
              <w:rPr>
                <w:rFonts w:ascii="Arial" w:hAnsi="Arial" w:cs="Arial"/>
                <w:color w:val="000033"/>
                <w:sz w:val="24"/>
                <w:szCs w:val="24"/>
                <w:shd w:val="clear" w:color="auto" w:fill="FFFFFF"/>
              </w:rPr>
            </w:rPrChange>
          </w:rPr>
          <w:t xml:space="preserve">Author Response: </w:t>
        </w:r>
      </w:ins>
      <w:ins w:id="1575" w:author="Man Lim Ho" w:date="2024-07-11T10:43:00Z" w16du:dateUtc="2024-07-11T00:43:00Z">
        <w:r w:rsidR="00E00559" w:rsidRPr="007F4964">
          <w:rPr>
            <w:rFonts w:ascii="Arial" w:hAnsi="Arial" w:cs="Arial"/>
            <w:color w:val="00B050"/>
            <w:sz w:val="24"/>
            <w:szCs w:val="24"/>
            <w:shd w:val="clear" w:color="auto" w:fill="FFFFFF"/>
            <w:rPrChange w:id="1576" w:author="Man Lim Ho" w:date="2024-07-11T10:49:00Z" w16du:dateUtc="2024-07-11T00:49:00Z">
              <w:rPr>
                <w:rFonts w:ascii="Arial" w:hAnsi="Arial" w:cs="Arial"/>
                <w:color w:val="000033"/>
                <w:sz w:val="24"/>
                <w:szCs w:val="24"/>
                <w:shd w:val="clear" w:color="auto" w:fill="FFFFFF"/>
              </w:rPr>
            </w:rPrChange>
          </w:rPr>
          <w:t>We have rewritten this section of the paper.</w:t>
        </w:r>
      </w:ins>
    </w:p>
    <w:p w14:paraId="15AF8CD4" w14:textId="09233867" w:rsidR="003A3943" w:rsidRDefault="003A3943" w:rsidP="003840D2">
      <w:pPr>
        <w:spacing w:before="240" w:line="480" w:lineRule="auto"/>
        <w:jc w:val="both"/>
        <w:rPr>
          <w:ins w:id="1577" w:author="Man Lim Ho" w:date="2024-07-11T10:25:00Z" w16du:dateUtc="2024-07-11T00:25:00Z"/>
          <w:rFonts w:ascii="Arial" w:hAnsi="Arial" w:cs="Arial"/>
          <w:color w:val="000033"/>
          <w:sz w:val="24"/>
          <w:szCs w:val="24"/>
          <w:shd w:val="clear" w:color="auto" w:fill="FFFFFF"/>
        </w:rPr>
      </w:pPr>
      <w:ins w:id="1578" w:author="Man Lim Ho" w:date="2024-07-11T10:24:00Z" w16du:dateUtc="2024-07-11T00:24:00Z">
        <w:r>
          <w:rPr>
            <w:rFonts w:ascii="Arial" w:hAnsi="Arial" w:cs="Arial"/>
            <w:color w:val="000033"/>
            <w:sz w:val="24"/>
            <w:szCs w:val="24"/>
            <w:shd w:val="clear" w:color="auto" w:fill="FFFFFF"/>
          </w:rPr>
          <w:lastRenderedPageBreak/>
          <w:t>Tabl</w:t>
        </w:r>
      </w:ins>
      <w:ins w:id="1579" w:author="Man Lim Ho" w:date="2024-07-11T10:25:00Z" w16du:dateUtc="2024-07-11T00:25:00Z">
        <w:r>
          <w:rPr>
            <w:rFonts w:ascii="Arial" w:hAnsi="Arial" w:cs="Arial"/>
            <w:color w:val="000033"/>
            <w:sz w:val="24"/>
            <w:szCs w:val="24"/>
            <w:shd w:val="clear" w:color="auto" w:fill="FFFFFF"/>
          </w:rPr>
          <w:t xml:space="preserve">e 5 </w:t>
        </w:r>
        <w:r w:rsidR="00D655D6" w:rsidRPr="00D655D6">
          <w:rPr>
            <w:rFonts w:ascii="Arial" w:hAnsi="Arial" w:cs="Arial"/>
            <w:color w:val="000033"/>
            <w:sz w:val="24"/>
            <w:szCs w:val="24"/>
            <w:shd w:val="clear" w:color="auto" w:fill="FFFFFF"/>
          </w:rPr>
          <w:t>I'm not sure what order these are in, but it's difficult to make heads or tails of it. I'd suggest a timeline graphic or some other way of presenting these data</w:t>
        </w:r>
      </w:ins>
    </w:p>
    <w:p w14:paraId="0E0CBB45" w14:textId="0B0809F5" w:rsidR="00D655D6" w:rsidRPr="007F4964" w:rsidRDefault="00D655D6" w:rsidP="003840D2">
      <w:pPr>
        <w:spacing w:before="240" w:line="480" w:lineRule="auto"/>
        <w:jc w:val="both"/>
        <w:rPr>
          <w:ins w:id="1580" w:author="Man Lim Ho" w:date="2024-07-11T10:27:00Z" w16du:dateUtc="2024-07-11T00:27:00Z"/>
          <w:rFonts w:ascii="Arial" w:hAnsi="Arial" w:cs="Arial"/>
          <w:color w:val="00B050"/>
          <w:sz w:val="24"/>
          <w:szCs w:val="24"/>
          <w:shd w:val="clear" w:color="auto" w:fill="FFFFFF"/>
          <w:rPrChange w:id="1581" w:author="Man Lim Ho" w:date="2024-07-11T10:49:00Z" w16du:dateUtc="2024-07-11T00:49:00Z">
            <w:rPr>
              <w:ins w:id="1582" w:author="Man Lim Ho" w:date="2024-07-11T10:27:00Z" w16du:dateUtc="2024-07-11T00:27:00Z"/>
              <w:rFonts w:ascii="Arial" w:hAnsi="Arial" w:cs="Arial"/>
              <w:color w:val="000033"/>
              <w:sz w:val="24"/>
              <w:szCs w:val="24"/>
              <w:shd w:val="clear" w:color="auto" w:fill="FFFFFF"/>
            </w:rPr>
          </w:rPrChange>
        </w:rPr>
      </w:pPr>
      <w:ins w:id="1583" w:author="Man Lim Ho" w:date="2024-07-11T10:25:00Z" w16du:dateUtc="2024-07-11T00:25:00Z">
        <w:r w:rsidRPr="007F4964">
          <w:rPr>
            <w:rFonts w:ascii="Arial" w:hAnsi="Arial" w:cs="Arial"/>
            <w:color w:val="00B050"/>
            <w:sz w:val="24"/>
            <w:szCs w:val="24"/>
            <w:shd w:val="clear" w:color="auto" w:fill="FFFFFF"/>
            <w:rPrChange w:id="1584" w:author="Man Lim Ho" w:date="2024-07-11T10:49:00Z" w16du:dateUtc="2024-07-11T00:49:00Z">
              <w:rPr>
                <w:rFonts w:ascii="Arial" w:hAnsi="Arial" w:cs="Arial"/>
                <w:color w:val="000033"/>
                <w:sz w:val="24"/>
                <w:szCs w:val="24"/>
                <w:shd w:val="clear" w:color="auto" w:fill="FFFFFF"/>
              </w:rPr>
            </w:rPrChange>
          </w:rPr>
          <w:t xml:space="preserve">Author Response: We have made a </w:t>
        </w:r>
        <w:proofErr w:type="spellStart"/>
        <w:r w:rsidRPr="007F4964">
          <w:rPr>
            <w:rFonts w:ascii="Arial" w:hAnsi="Arial" w:cs="Arial"/>
            <w:color w:val="00B050"/>
            <w:sz w:val="24"/>
            <w:szCs w:val="24"/>
            <w:shd w:val="clear" w:color="auto" w:fill="FFFFFF"/>
            <w:rPrChange w:id="1585" w:author="Man Lim Ho" w:date="2024-07-11T10:49:00Z" w16du:dateUtc="2024-07-11T00:49:00Z">
              <w:rPr>
                <w:rFonts w:ascii="Arial" w:hAnsi="Arial" w:cs="Arial"/>
                <w:color w:val="000033"/>
                <w:sz w:val="24"/>
                <w:szCs w:val="24"/>
                <w:shd w:val="clear" w:color="auto" w:fill="FFFFFF"/>
              </w:rPr>
            </w:rPrChange>
          </w:rPr>
          <w:t>gantt</w:t>
        </w:r>
        <w:proofErr w:type="spellEnd"/>
        <w:r w:rsidRPr="007F4964">
          <w:rPr>
            <w:rFonts w:ascii="Arial" w:hAnsi="Arial" w:cs="Arial"/>
            <w:color w:val="00B050"/>
            <w:sz w:val="24"/>
            <w:szCs w:val="24"/>
            <w:shd w:val="clear" w:color="auto" w:fill="FFFFFF"/>
            <w:rPrChange w:id="1586" w:author="Man Lim Ho" w:date="2024-07-11T10:49:00Z" w16du:dateUtc="2024-07-11T00:49:00Z">
              <w:rPr>
                <w:rFonts w:ascii="Arial" w:hAnsi="Arial" w:cs="Arial"/>
                <w:color w:val="000033"/>
                <w:sz w:val="24"/>
                <w:szCs w:val="24"/>
                <w:shd w:val="clear" w:color="auto" w:fill="FFFFFF"/>
              </w:rPr>
            </w:rPrChange>
          </w:rPr>
          <w:t xml:space="preserve"> chart based on this table, and we have replaced the table with the new figure (</w:t>
        </w:r>
      </w:ins>
      <w:ins w:id="1587" w:author="Man Lim Ho" w:date="2024-07-11T10:26:00Z" w16du:dateUtc="2024-07-11T00:26:00Z">
        <w:r w:rsidR="00F956FE" w:rsidRPr="007F4964">
          <w:rPr>
            <w:rFonts w:ascii="Arial" w:hAnsi="Arial" w:cs="Arial"/>
            <w:color w:val="00B050"/>
            <w:sz w:val="24"/>
            <w:szCs w:val="24"/>
            <w:shd w:val="clear" w:color="auto" w:fill="FFFFFF"/>
            <w:rPrChange w:id="1588" w:author="Man Lim Ho" w:date="2024-07-11T10:49:00Z" w16du:dateUtc="2024-07-11T00:49:00Z">
              <w:rPr>
                <w:rFonts w:ascii="Arial" w:hAnsi="Arial" w:cs="Arial"/>
                <w:color w:val="000033"/>
                <w:sz w:val="24"/>
                <w:szCs w:val="24"/>
                <w:shd w:val="clear" w:color="auto" w:fill="FFFFFF"/>
              </w:rPr>
            </w:rPrChange>
          </w:rPr>
          <w:t>Figure 12).</w:t>
        </w:r>
      </w:ins>
    </w:p>
    <w:p w14:paraId="081210FA" w14:textId="38A0645D" w:rsidR="00474955" w:rsidRDefault="00474955" w:rsidP="003840D2">
      <w:pPr>
        <w:spacing w:before="240" w:line="480" w:lineRule="auto"/>
        <w:jc w:val="both"/>
        <w:rPr>
          <w:ins w:id="1589" w:author="Man Lim Ho" w:date="2024-07-11T10:27:00Z" w16du:dateUtc="2024-07-11T00:27:00Z"/>
          <w:rFonts w:ascii="Arial" w:hAnsi="Arial" w:cs="Arial"/>
          <w:color w:val="000033"/>
          <w:sz w:val="24"/>
          <w:szCs w:val="24"/>
          <w:shd w:val="clear" w:color="auto" w:fill="FFFFFF"/>
        </w:rPr>
      </w:pPr>
      <w:ins w:id="1590" w:author="Man Lim Ho" w:date="2024-07-11T10:27:00Z" w16du:dateUtc="2024-07-11T00:27:00Z">
        <w:r>
          <w:rPr>
            <w:rFonts w:ascii="Arial" w:hAnsi="Arial" w:cs="Arial"/>
            <w:color w:val="000033"/>
            <w:sz w:val="24"/>
            <w:szCs w:val="24"/>
            <w:shd w:val="clear" w:color="auto" w:fill="FFFFFF"/>
          </w:rPr>
          <w:t xml:space="preserve">Figure 1 </w:t>
        </w:r>
        <w:r w:rsidRPr="00474955">
          <w:rPr>
            <w:rFonts w:ascii="Arial" w:hAnsi="Arial" w:cs="Arial"/>
            <w:color w:val="000033"/>
            <w:sz w:val="24"/>
            <w:szCs w:val="24"/>
            <w:shd w:val="clear" w:color="auto" w:fill="FFFFFF"/>
          </w:rPr>
          <w:t xml:space="preserve">I don't think it's necessary to specify which R package was used to create each plot, especially since </w:t>
        </w:r>
        <w:proofErr w:type="gramStart"/>
        <w:r w:rsidRPr="00474955">
          <w:rPr>
            <w:rFonts w:ascii="Arial" w:hAnsi="Arial" w:cs="Arial"/>
            <w:color w:val="000033"/>
            <w:sz w:val="24"/>
            <w:szCs w:val="24"/>
            <w:shd w:val="clear" w:color="auto" w:fill="FFFFFF"/>
          </w:rPr>
          <w:t>all of</w:t>
        </w:r>
        <w:proofErr w:type="gramEnd"/>
        <w:r w:rsidRPr="00474955">
          <w:rPr>
            <w:rFonts w:ascii="Arial" w:hAnsi="Arial" w:cs="Arial"/>
            <w:color w:val="000033"/>
            <w:sz w:val="24"/>
            <w:szCs w:val="24"/>
            <w:shd w:val="clear" w:color="auto" w:fill="FFFFFF"/>
          </w:rPr>
          <w:t xml:space="preserve"> the packages used are mentioned in the Methods already.</w:t>
        </w:r>
      </w:ins>
    </w:p>
    <w:p w14:paraId="7D330684" w14:textId="4A14B459" w:rsidR="00474955" w:rsidRPr="007F4964" w:rsidRDefault="00474955" w:rsidP="003840D2">
      <w:pPr>
        <w:spacing w:before="240" w:line="480" w:lineRule="auto"/>
        <w:jc w:val="both"/>
        <w:rPr>
          <w:ins w:id="1591" w:author="Man Lim Ho" w:date="2024-07-11T10:27:00Z" w16du:dateUtc="2024-07-11T00:27:00Z"/>
          <w:rFonts w:ascii="Arial" w:hAnsi="Arial" w:cs="Arial"/>
          <w:color w:val="00B050"/>
          <w:sz w:val="24"/>
          <w:szCs w:val="24"/>
          <w:shd w:val="clear" w:color="auto" w:fill="FFFFFF"/>
          <w:rPrChange w:id="1592" w:author="Man Lim Ho" w:date="2024-07-11T10:49:00Z" w16du:dateUtc="2024-07-11T00:49:00Z">
            <w:rPr>
              <w:ins w:id="1593" w:author="Man Lim Ho" w:date="2024-07-11T10:27:00Z" w16du:dateUtc="2024-07-11T00:27:00Z"/>
              <w:rFonts w:ascii="Arial" w:hAnsi="Arial" w:cs="Arial"/>
              <w:color w:val="000033"/>
              <w:sz w:val="24"/>
              <w:szCs w:val="24"/>
              <w:shd w:val="clear" w:color="auto" w:fill="FFFFFF"/>
            </w:rPr>
          </w:rPrChange>
        </w:rPr>
      </w:pPr>
      <w:ins w:id="1594" w:author="Man Lim Ho" w:date="2024-07-11T10:27:00Z" w16du:dateUtc="2024-07-11T00:27:00Z">
        <w:r w:rsidRPr="007F4964">
          <w:rPr>
            <w:rFonts w:ascii="Arial" w:hAnsi="Arial" w:cs="Arial"/>
            <w:color w:val="00B050"/>
            <w:sz w:val="24"/>
            <w:szCs w:val="24"/>
            <w:shd w:val="clear" w:color="auto" w:fill="FFFFFF"/>
            <w:rPrChange w:id="1595" w:author="Man Lim Ho" w:date="2024-07-11T10:49:00Z" w16du:dateUtc="2024-07-11T00:49:00Z">
              <w:rPr>
                <w:rFonts w:ascii="Arial" w:hAnsi="Arial" w:cs="Arial"/>
                <w:color w:val="000033"/>
                <w:sz w:val="24"/>
                <w:szCs w:val="24"/>
                <w:shd w:val="clear" w:color="auto" w:fill="FFFFFF"/>
              </w:rPr>
            </w:rPrChange>
          </w:rPr>
          <w:t xml:space="preserve">Author Response: </w:t>
        </w:r>
        <w:r w:rsidR="004454EF" w:rsidRPr="007F4964">
          <w:rPr>
            <w:rFonts w:ascii="Arial" w:hAnsi="Arial" w:cs="Arial"/>
            <w:color w:val="00B050"/>
            <w:sz w:val="24"/>
            <w:szCs w:val="24"/>
            <w:shd w:val="clear" w:color="auto" w:fill="FFFFFF"/>
            <w:rPrChange w:id="1596" w:author="Man Lim Ho" w:date="2024-07-11T10:49:00Z" w16du:dateUtc="2024-07-11T00:49:00Z">
              <w:rPr>
                <w:rFonts w:ascii="Arial" w:hAnsi="Arial" w:cs="Arial"/>
                <w:color w:val="000033"/>
                <w:sz w:val="24"/>
                <w:szCs w:val="24"/>
                <w:shd w:val="clear" w:color="auto" w:fill="FFFFFF"/>
              </w:rPr>
            </w:rPrChange>
          </w:rPr>
          <w:t>I agree and sorry for the redundant text. These statements have been removed from affected figures.</w:t>
        </w:r>
      </w:ins>
    </w:p>
    <w:p w14:paraId="1E4CCAEA" w14:textId="68D4E192" w:rsidR="004454EF" w:rsidRDefault="004454EF" w:rsidP="003840D2">
      <w:pPr>
        <w:spacing w:before="240" w:line="480" w:lineRule="auto"/>
        <w:jc w:val="both"/>
        <w:rPr>
          <w:ins w:id="1597" w:author="Man Lim Ho" w:date="2024-07-11T10:28:00Z" w16du:dateUtc="2024-07-11T00:28:00Z"/>
          <w:rFonts w:ascii="Arial" w:hAnsi="Arial" w:cs="Arial"/>
          <w:color w:val="000033"/>
          <w:sz w:val="24"/>
          <w:szCs w:val="24"/>
          <w:shd w:val="clear" w:color="auto" w:fill="FFFFFF"/>
        </w:rPr>
      </w:pPr>
      <w:ins w:id="1598" w:author="Man Lim Ho" w:date="2024-07-11T10:27:00Z" w16du:dateUtc="2024-07-11T00:27:00Z">
        <w:r>
          <w:rPr>
            <w:rFonts w:ascii="Arial" w:hAnsi="Arial" w:cs="Arial"/>
            <w:color w:val="000033"/>
            <w:sz w:val="24"/>
            <w:szCs w:val="24"/>
            <w:shd w:val="clear" w:color="auto" w:fill="FFFFFF"/>
          </w:rPr>
          <w:t>Figure 11</w:t>
        </w:r>
      </w:ins>
      <w:ins w:id="1599" w:author="Man Lim Ho" w:date="2024-07-11T10:28:00Z" w16du:dateUtc="2024-07-11T00:28:00Z">
        <w:r>
          <w:rPr>
            <w:rFonts w:ascii="Arial" w:hAnsi="Arial" w:cs="Arial"/>
            <w:color w:val="000033"/>
            <w:sz w:val="24"/>
            <w:szCs w:val="24"/>
            <w:shd w:val="clear" w:color="auto" w:fill="FFFFFF"/>
          </w:rPr>
          <w:t xml:space="preserve"> </w:t>
        </w:r>
        <w:r w:rsidRPr="004454EF">
          <w:rPr>
            <w:rFonts w:ascii="Arial" w:hAnsi="Arial" w:cs="Arial"/>
            <w:color w:val="000033"/>
            <w:sz w:val="24"/>
            <w:szCs w:val="24"/>
            <w:shd w:val="clear" w:color="auto" w:fill="FFFFFF"/>
          </w:rPr>
          <w:t>What taxonomic level does this blank circle represent?</w:t>
        </w:r>
      </w:ins>
    </w:p>
    <w:p w14:paraId="463CCD52" w14:textId="61DB8611" w:rsidR="004454EF" w:rsidRPr="007F4964" w:rsidRDefault="004454EF" w:rsidP="003840D2">
      <w:pPr>
        <w:spacing w:before="240" w:line="480" w:lineRule="auto"/>
        <w:jc w:val="both"/>
        <w:rPr>
          <w:ins w:id="1600" w:author="Man Lim Ho" w:date="2024-07-11T10:18:00Z" w16du:dateUtc="2024-07-11T00:18:00Z"/>
          <w:rFonts w:ascii="Arial" w:hAnsi="Arial" w:cs="Arial"/>
          <w:color w:val="00B050"/>
          <w:sz w:val="24"/>
          <w:szCs w:val="24"/>
          <w:shd w:val="clear" w:color="auto" w:fill="FFFFFF"/>
          <w:rPrChange w:id="1601" w:author="Man Lim Ho" w:date="2024-07-11T10:49:00Z" w16du:dateUtc="2024-07-11T00:49:00Z">
            <w:rPr>
              <w:ins w:id="1602" w:author="Man Lim Ho" w:date="2024-07-11T10:18:00Z" w16du:dateUtc="2024-07-11T00:18:00Z"/>
              <w:rFonts w:ascii="Arial" w:hAnsi="Arial" w:cs="Arial"/>
              <w:color w:val="000033"/>
              <w:sz w:val="24"/>
              <w:szCs w:val="24"/>
              <w:shd w:val="clear" w:color="auto" w:fill="FFFFFF"/>
            </w:rPr>
          </w:rPrChange>
        </w:rPr>
      </w:pPr>
      <w:ins w:id="1603" w:author="Man Lim Ho" w:date="2024-07-11T10:28:00Z" w16du:dateUtc="2024-07-11T00:28:00Z">
        <w:r w:rsidRPr="007F4964">
          <w:rPr>
            <w:rFonts w:ascii="Arial" w:hAnsi="Arial" w:cs="Arial"/>
            <w:color w:val="00B050"/>
            <w:sz w:val="24"/>
            <w:szCs w:val="24"/>
            <w:shd w:val="clear" w:color="auto" w:fill="FFFFFF"/>
            <w:rPrChange w:id="1604" w:author="Man Lim Ho" w:date="2024-07-11T10:49:00Z" w16du:dateUtc="2024-07-11T00:49:00Z">
              <w:rPr>
                <w:rFonts w:ascii="Arial" w:hAnsi="Arial" w:cs="Arial"/>
                <w:color w:val="000033"/>
                <w:sz w:val="24"/>
                <w:szCs w:val="24"/>
                <w:shd w:val="clear" w:color="auto" w:fill="FFFFFF"/>
              </w:rPr>
            </w:rPrChange>
          </w:rPr>
          <w:t xml:space="preserve">Author Response: </w:t>
        </w:r>
        <w:r w:rsidR="00D8096D" w:rsidRPr="007F4964">
          <w:rPr>
            <w:rFonts w:ascii="Arial" w:hAnsi="Arial" w:cs="Arial"/>
            <w:color w:val="00B050"/>
            <w:sz w:val="24"/>
            <w:szCs w:val="24"/>
            <w:shd w:val="clear" w:color="auto" w:fill="FFFFFF"/>
            <w:rPrChange w:id="1605" w:author="Man Lim Ho" w:date="2024-07-11T10:49:00Z" w16du:dateUtc="2024-07-11T00:49:00Z">
              <w:rPr>
                <w:rFonts w:ascii="Arial" w:hAnsi="Arial" w:cs="Arial"/>
                <w:color w:val="000033"/>
                <w:sz w:val="24"/>
                <w:szCs w:val="24"/>
                <w:shd w:val="clear" w:color="auto" w:fill="FFFFFF"/>
              </w:rPr>
            </w:rPrChange>
          </w:rPr>
          <w:t>We have updated the figure to better show the species information, please see the reviewed figure, thank you.</w:t>
        </w:r>
        <w:r w:rsidR="00D8096D" w:rsidRPr="007F4964">
          <w:rPr>
            <w:rFonts w:ascii="Arial" w:hAnsi="Arial" w:cs="Arial"/>
            <w:color w:val="00B050"/>
            <w:sz w:val="24"/>
            <w:szCs w:val="24"/>
            <w:shd w:val="clear" w:color="auto" w:fill="FFFFFF"/>
            <w:rPrChange w:id="1606" w:author="Man Lim Ho" w:date="2024-07-11T10:49:00Z" w16du:dateUtc="2024-07-11T00:49:00Z">
              <w:rPr>
                <w:rFonts w:ascii="Arial" w:hAnsi="Arial" w:cs="Arial"/>
                <w:color w:val="000033"/>
                <w:sz w:val="24"/>
                <w:szCs w:val="24"/>
                <w:shd w:val="clear" w:color="auto" w:fill="FFFFFF"/>
              </w:rPr>
            </w:rPrChange>
          </w:rPr>
          <w:t xml:space="preserve"> (Figure </w:t>
        </w:r>
        <w:r w:rsidR="00056FAF" w:rsidRPr="007F4964">
          <w:rPr>
            <w:rFonts w:ascii="Arial" w:hAnsi="Arial" w:cs="Arial"/>
            <w:color w:val="00B050"/>
            <w:sz w:val="24"/>
            <w:szCs w:val="24"/>
            <w:shd w:val="clear" w:color="auto" w:fill="FFFFFF"/>
            <w:rPrChange w:id="1607" w:author="Man Lim Ho" w:date="2024-07-11T10:49:00Z" w16du:dateUtc="2024-07-11T00:49:00Z">
              <w:rPr>
                <w:rFonts w:ascii="Arial" w:hAnsi="Arial" w:cs="Arial"/>
                <w:color w:val="000033"/>
                <w:sz w:val="24"/>
                <w:szCs w:val="24"/>
                <w:shd w:val="clear" w:color="auto" w:fill="FFFFFF"/>
              </w:rPr>
            </w:rPrChange>
          </w:rPr>
          <w:t>13)</w:t>
        </w:r>
      </w:ins>
    </w:p>
    <w:p w14:paraId="61F484A4" w14:textId="77777777" w:rsidR="003840D2" w:rsidRDefault="003840D2" w:rsidP="003840D2">
      <w:pPr>
        <w:spacing w:before="240" w:line="480" w:lineRule="auto"/>
        <w:jc w:val="both"/>
        <w:rPr>
          <w:ins w:id="1608" w:author="Man Lim Ho" w:date="2024-07-11T09:58:00Z" w16du:dateUtc="2024-07-10T23:58:00Z"/>
          <w:rFonts w:ascii="Arial" w:hAnsi="Arial" w:cs="Arial"/>
          <w:color w:val="000033"/>
          <w:sz w:val="24"/>
          <w:szCs w:val="24"/>
          <w:shd w:val="clear" w:color="auto" w:fill="FFFFFF"/>
        </w:rPr>
      </w:pPr>
    </w:p>
    <w:p w14:paraId="6766C532" w14:textId="77777777" w:rsidR="00BF41BC" w:rsidRDefault="00BF41BC" w:rsidP="0016179E">
      <w:pPr>
        <w:spacing w:before="240" w:line="480" w:lineRule="auto"/>
        <w:jc w:val="both"/>
        <w:rPr>
          <w:rFonts w:ascii="Arial" w:hAnsi="Arial" w:cs="Arial"/>
          <w:color w:val="000033"/>
          <w:sz w:val="24"/>
          <w:szCs w:val="24"/>
          <w:shd w:val="clear" w:color="auto" w:fill="FFFFFF"/>
        </w:rPr>
      </w:pPr>
    </w:p>
    <w:p w14:paraId="46E4B146" w14:textId="3113AD1D" w:rsidR="00F74C23" w:rsidRPr="002212BD" w:rsidRDefault="00F74C23" w:rsidP="0016179E">
      <w:pPr>
        <w:spacing w:before="240" w:line="480" w:lineRule="auto"/>
        <w:jc w:val="both"/>
        <w:rPr>
          <w:rFonts w:ascii="Arial" w:hAnsi="Arial" w:cs="Arial"/>
          <w:color w:val="00B050"/>
          <w:sz w:val="24"/>
          <w:szCs w:val="24"/>
          <w:shd w:val="clear" w:color="auto" w:fill="FFFFFF"/>
        </w:rPr>
      </w:pPr>
      <w:r w:rsidRPr="002212BD">
        <w:rPr>
          <w:rFonts w:ascii="Arial" w:hAnsi="Arial" w:cs="Arial"/>
          <w:color w:val="00B050"/>
          <w:sz w:val="24"/>
          <w:szCs w:val="24"/>
          <w:shd w:val="clear" w:color="auto" w:fill="FFFFFF"/>
        </w:rPr>
        <w:t>Other revisions done by authors:</w:t>
      </w:r>
    </w:p>
    <w:p w14:paraId="7390F9E2" w14:textId="05CD1890" w:rsidR="003A72F5" w:rsidRDefault="003A72F5"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 xml:space="preserve">New Figure added: Figure </w:t>
      </w:r>
      <w:del w:id="1609" w:author="Man Lim Ho" w:date="2024-07-10T22:02:00Z" w16du:dateUtc="2024-07-10T12:02:00Z">
        <w:r w:rsidDel="00446E37">
          <w:rPr>
            <w:rFonts w:ascii="Arial" w:hAnsi="Arial" w:cs="Arial"/>
            <w:color w:val="00B050"/>
            <w:sz w:val="24"/>
            <w:szCs w:val="24"/>
            <w:shd w:val="clear" w:color="auto" w:fill="FFFFFF"/>
          </w:rPr>
          <w:delText>2</w:delText>
        </w:r>
      </w:del>
      <w:ins w:id="1610" w:author="Man Lim Ho" w:date="2024-07-10T22:02:00Z" w16du:dateUtc="2024-07-10T12:02:00Z">
        <w:r w:rsidR="00446E37">
          <w:rPr>
            <w:rFonts w:ascii="Arial" w:hAnsi="Arial" w:cs="Arial"/>
            <w:color w:val="00B050"/>
            <w:sz w:val="24"/>
            <w:szCs w:val="24"/>
            <w:shd w:val="clear" w:color="auto" w:fill="FFFFFF"/>
          </w:rPr>
          <w:t>3</w:t>
        </w:r>
      </w:ins>
      <w:r>
        <w:rPr>
          <w:rFonts w:ascii="Arial" w:hAnsi="Arial" w:cs="Arial"/>
          <w:color w:val="00B050"/>
          <w:sz w:val="24"/>
          <w:szCs w:val="24"/>
          <w:shd w:val="clear" w:color="auto" w:fill="FFFFFF"/>
        </w:rPr>
        <w:t>, Figure 12 and Figure 15</w:t>
      </w:r>
    </w:p>
    <w:p w14:paraId="5238C4F6" w14:textId="5183789F" w:rsidR="003A72F5" w:rsidRDefault="003A72F5" w:rsidP="0016179E">
      <w:pPr>
        <w:spacing w:before="240" w:line="480" w:lineRule="auto"/>
        <w:jc w:val="both"/>
        <w:rPr>
          <w:rFonts w:ascii="Arial" w:hAnsi="Arial" w:cs="Arial"/>
          <w:color w:val="00B050"/>
          <w:sz w:val="24"/>
          <w:szCs w:val="24"/>
          <w:shd w:val="clear" w:color="auto" w:fill="FFFFFF"/>
        </w:rPr>
      </w:pPr>
      <w:r>
        <w:rPr>
          <w:rFonts w:ascii="Arial" w:hAnsi="Arial" w:cs="Arial"/>
          <w:color w:val="00B050"/>
          <w:sz w:val="24"/>
          <w:szCs w:val="24"/>
          <w:shd w:val="clear" w:color="auto" w:fill="FFFFFF"/>
        </w:rPr>
        <w:t>The following figures are rearranged:</w:t>
      </w:r>
    </w:p>
    <w:p w14:paraId="545CD33D" w14:textId="6CD6CD07"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11"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 xml:space="preserve">Figure 1 -&gt; Figure </w:t>
      </w:r>
      <w:del w:id="1612" w:author="Man Lim Ho" w:date="2024-07-10T22:01:00Z" w16du:dateUtc="2024-07-10T12:01:00Z">
        <w:r w:rsidR="003A72F5" w:rsidRPr="003A72F5" w:rsidDel="00B20675">
          <w:rPr>
            <w:rFonts w:ascii="Arial" w:hAnsi="Arial" w:cs="Arial"/>
            <w:color w:val="00B050"/>
            <w:sz w:val="24"/>
            <w:szCs w:val="24"/>
            <w:shd w:val="clear" w:color="auto" w:fill="FFFFFF"/>
          </w:rPr>
          <w:delText>3</w:delText>
        </w:r>
      </w:del>
      <w:ins w:id="1613" w:author="Man Lim Ho" w:date="2024-07-10T22:01:00Z" w16du:dateUtc="2024-07-10T12:01:00Z">
        <w:r w:rsidR="00B20675">
          <w:rPr>
            <w:rFonts w:ascii="Arial" w:hAnsi="Arial" w:cs="Arial"/>
            <w:color w:val="00B050"/>
            <w:sz w:val="24"/>
            <w:szCs w:val="24"/>
            <w:shd w:val="clear" w:color="auto" w:fill="FFFFFF"/>
          </w:rPr>
          <w:t>1</w:t>
        </w:r>
      </w:ins>
    </w:p>
    <w:p w14:paraId="67176BA1" w14:textId="444007FF"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14"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Figure 2 -&gt; Figure 4</w:t>
      </w:r>
    </w:p>
    <w:p w14:paraId="012C9FA1" w14:textId="5C455C9F"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15"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 xml:space="preserve">Figure 3 -&gt; Figure </w:t>
      </w:r>
      <w:del w:id="1616" w:author="Man Lim Ho" w:date="2024-07-10T22:01:00Z" w16du:dateUtc="2024-07-10T12:01:00Z">
        <w:r w:rsidR="003A72F5" w:rsidRPr="003A72F5" w:rsidDel="00B20675">
          <w:rPr>
            <w:rFonts w:ascii="Arial" w:hAnsi="Arial" w:cs="Arial"/>
            <w:color w:val="00B050"/>
            <w:sz w:val="24"/>
            <w:szCs w:val="24"/>
            <w:shd w:val="clear" w:color="auto" w:fill="FFFFFF"/>
          </w:rPr>
          <w:delText>1</w:delText>
        </w:r>
      </w:del>
      <w:ins w:id="1617" w:author="Man Lim Ho" w:date="2024-07-10T22:01:00Z" w16du:dateUtc="2024-07-10T12:01:00Z">
        <w:r w:rsidR="006B182D">
          <w:rPr>
            <w:rFonts w:ascii="Arial" w:hAnsi="Arial" w:cs="Arial"/>
            <w:color w:val="00B050"/>
            <w:sz w:val="24"/>
            <w:szCs w:val="24"/>
            <w:shd w:val="clear" w:color="auto" w:fill="FFFFFF"/>
          </w:rPr>
          <w:t>2</w:t>
        </w:r>
      </w:ins>
    </w:p>
    <w:p w14:paraId="69708606" w14:textId="7B6A41F3"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18" w:author="Man Lim Ho" w:date="2024-07-10T19:45:00Z" w16du:dateUtc="2024-07-10T09:45:00Z">
        <w:r>
          <w:rPr>
            <w:rFonts w:ascii="Arial" w:hAnsi="Arial" w:cs="Arial"/>
            <w:color w:val="00B050"/>
            <w:sz w:val="24"/>
            <w:szCs w:val="24"/>
            <w:shd w:val="clear" w:color="auto" w:fill="FFFFFF"/>
          </w:rPr>
          <w:lastRenderedPageBreak/>
          <w:t xml:space="preserve">Original </w:t>
        </w:r>
      </w:ins>
      <w:r w:rsidR="003A72F5" w:rsidRPr="003A72F5">
        <w:rPr>
          <w:rFonts w:ascii="Arial" w:hAnsi="Arial" w:cs="Arial"/>
          <w:color w:val="00B050"/>
          <w:sz w:val="24"/>
          <w:szCs w:val="24"/>
          <w:shd w:val="clear" w:color="auto" w:fill="FFFFFF"/>
        </w:rPr>
        <w:t>Figure 4 -&gt; Figure 5</w:t>
      </w:r>
    </w:p>
    <w:p w14:paraId="59096AB3" w14:textId="241B4C09"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19"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Figure 5 -&gt; Figure 6</w:t>
      </w:r>
    </w:p>
    <w:p w14:paraId="096694BF" w14:textId="36B748B1"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20"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Figure 6 -&gt; Figure 7</w:t>
      </w:r>
    </w:p>
    <w:p w14:paraId="18044967" w14:textId="747A8DAD"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21"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Figure 7 -&gt; Figure 8</w:t>
      </w:r>
    </w:p>
    <w:p w14:paraId="37B81BFB" w14:textId="3D46DA50" w:rsidR="003A72F5" w:rsidRDefault="00BD2212" w:rsidP="003A72F5">
      <w:pPr>
        <w:pStyle w:val="ListParagraph"/>
        <w:numPr>
          <w:ilvl w:val="0"/>
          <w:numId w:val="9"/>
        </w:numPr>
        <w:spacing w:before="240" w:line="480" w:lineRule="auto"/>
        <w:jc w:val="both"/>
        <w:rPr>
          <w:ins w:id="1622" w:author="Man Lim Ho" w:date="2024-07-10T22:03:00Z" w16du:dateUtc="2024-07-10T12:03:00Z"/>
          <w:rFonts w:ascii="Arial" w:hAnsi="Arial" w:cs="Arial"/>
          <w:color w:val="00B050"/>
          <w:sz w:val="24"/>
          <w:szCs w:val="24"/>
          <w:shd w:val="clear" w:color="auto" w:fill="FFFFFF"/>
        </w:rPr>
      </w:pPr>
      <w:ins w:id="1623"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Figure 8 -&gt; Figure 9</w:t>
      </w:r>
    </w:p>
    <w:p w14:paraId="4399AA86" w14:textId="33898595" w:rsidR="00962BBF" w:rsidRPr="003A72F5" w:rsidRDefault="00962BBF"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24" w:author="Man Lim Ho" w:date="2024-07-10T22:03:00Z" w16du:dateUtc="2024-07-10T12:03:00Z">
        <w:r>
          <w:rPr>
            <w:rFonts w:ascii="Arial" w:hAnsi="Arial" w:cs="Arial"/>
            <w:color w:val="00B050"/>
            <w:sz w:val="24"/>
            <w:szCs w:val="24"/>
            <w:shd w:val="clear" w:color="auto" w:fill="FFFFFF"/>
          </w:rPr>
          <w:t>Original Figure 9 -&gt; Figure 10</w:t>
        </w:r>
      </w:ins>
    </w:p>
    <w:p w14:paraId="42317318" w14:textId="65F3151E"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25"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Figure 10 -&gt; Figure 11</w:t>
      </w:r>
    </w:p>
    <w:p w14:paraId="47A4DB66" w14:textId="699FF8C8"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26"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Figure 11 -&gt; Figure 13</w:t>
      </w:r>
    </w:p>
    <w:p w14:paraId="174954D8" w14:textId="2DE3F9C6"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27"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Figure 12 -&gt; Figure 14</w:t>
      </w:r>
    </w:p>
    <w:p w14:paraId="4FEE9D79" w14:textId="7B0E4D5D" w:rsidR="003A72F5" w:rsidRPr="003A72F5" w:rsidRDefault="00BD2212" w:rsidP="003A72F5">
      <w:pPr>
        <w:pStyle w:val="ListParagraph"/>
        <w:numPr>
          <w:ilvl w:val="0"/>
          <w:numId w:val="9"/>
        </w:numPr>
        <w:spacing w:before="240" w:line="480" w:lineRule="auto"/>
        <w:jc w:val="both"/>
        <w:rPr>
          <w:rFonts w:ascii="Arial" w:hAnsi="Arial" w:cs="Arial"/>
          <w:color w:val="00B050"/>
          <w:sz w:val="24"/>
          <w:szCs w:val="24"/>
          <w:shd w:val="clear" w:color="auto" w:fill="FFFFFF"/>
        </w:rPr>
      </w:pPr>
      <w:ins w:id="1628" w:author="Man Lim Ho" w:date="2024-07-10T19:45:00Z" w16du:dateUtc="2024-07-10T09:45:00Z">
        <w:r>
          <w:rPr>
            <w:rFonts w:ascii="Arial" w:hAnsi="Arial" w:cs="Arial"/>
            <w:color w:val="00B050"/>
            <w:sz w:val="24"/>
            <w:szCs w:val="24"/>
            <w:shd w:val="clear" w:color="auto" w:fill="FFFFFF"/>
          </w:rPr>
          <w:t xml:space="preserve">Original </w:t>
        </w:r>
      </w:ins>
      <w:r w:rsidR="003A72F5" w:rsidRPr="003A72F5">
        <w:rPr>
          <w:rFonts w:ascii="Arial" w:hAnsi="Arial" w:cs="Arial"/>
          <w:color w:val="00B050"/>
          <w:sz w:val="24"/>
          <w:szCs w:val="24"/>
          <w:shd w:val="clear" w:color="auto" w:fill="FFFFFF"/>
        </w:rPr>
        <w:t>Figure 13 -&gt; Figure 16</w:t>
      </w:r>
    </w:p>
    <w:p w14:paraId="49D1A10C" w14:textId="77777777" w:rsidR="003A72F5" w:rsidRPr="002212BD" w:rsidRDefault="003A72F5" w:rsidP="0016179E">
      <w:pPr>
        <w:spacing w:before="240" w:line="480" w:lineRule="auto"/>
        <w:jc w:val="both"/>
        <w:rPr>
          <w:rFonts w:ascii="Arial" w:hAnsi="Arial" w:cs="Arial"/>
          <w:color w:val="00B050"/>
          <w:sz w:val="24"/>
          <w:szCs w:val="24"/>
          <w:shd w:val="clear" w:color="auto" w:fill="FFFFFF"/>
        </w:rPr>
      </w:pPr>
    </w:p>
    <w:sectPr w:rsidR="003A72F5" w:rsidRPr="002212BD" w:rsidSect="00840DCA">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 w:author="Malgorzata Nakagawa-Lagisz" w:date="2024-07-10T09:26:00Z" w:initials="MNL">
    <w:p w14:paraId="1B5E1CCE" w14:textId="77777777" w:rsidR="00F85DB9" w:rsidRDefault="00F85DB9" w:rsidP="00F85DB9">
      <w:r>
        <w:rPr>
          <w:rStyle w:val="CommentReference"/>
        </w:rPr>
        <w:annotationRef/>
      </w:r>
      <w:r>
        <w:rPr>
          <w:color w:val="000000"/>
          <w:sz w:val="20"/>
          <w:szCs w:val="20"/>
        </w:rPr>
        <w:t>Please do and show</w:t>
      </w:r>
    </w:p>
  </w:comment>
  <w:comment w:id="9" w:author="Man Lim Ho" w:date="2024-07-11T10:56:00Z" w:initials="MH">
    <w:p w14:paraId="6CD217BC" w14:textId="77777777" w:rsidR="003E09F0" w:rsidRDefault="003E09F0" w:rsidP="003E09F0">
      <w:pPr>
        <w:pStyle w:val="CommentText"/>
      </w:pPr>
      <w:r>
        <w:rPr>
          <w:rStyle w:val="CommentReference"/>
        </w:rPr>
        <w:annotationRef/>
      </w:r>
      <w:r>
        <w:t>Just added a note of appreciation to the editor and reviewers.</w:t>
      </w:r>
    </w:p>
  </w:comment>
  <w:comment w:id="75" w:author="Malgorzata Nakagawa-Lagisz" w:date="2024-07-10T08:16:00Z" w:initials="MNL">
    <w:p w14:paraId="2A754E88" w14:textId="57FE5151" w:rsidR="006C4A24" w:rsidRDefault="006C4A24" w:rsidP="006C4A24">
      <w:r>
        <w:rPr>
          <w:rStyle w:val="CommentReference"/>
        </w:rPr>
        <w:annotationRef/>
      </w:r>
      <w:r>
        <w:rPr>
          <w:color w:val="000000"/>
          <w:sz w:val="20"/>
          <w:szCs w:val="20"/>
        </w:rPr>
        <w:t>This needs a response</w:t>
      </w:r>
    </w:p>
  </w:comment>
  <w:comment w:id="76" w:author="Man Lim Ho" w:date="2024-07-10T14:58:00Z" w:initials="MH">
    <w:p w14:paraId="15E3F3EF" w14:textId="77777777" w:rsidR="00386BE9" w:rsidRDefault="00386BE9" w:rsidP="00386BE9">
      <w:pPr>
        <w:pStyle w:val="CommentText"/>
      </w:pPr>
      <w:r>
        <w:rPr>
          <w:rStyle w:val="CommentReference"/>
        </w:rPr>
        <w:annotationRef/>
      </w:r>
      <w:r>
        <w:t>I have added a response to this☺️</w:t>
      </w:r>
    </w:p>
  </w:comment>
  <w:comment w:id="83" w:author="Malgorzata Nakagawa-Lagisz" w:date="2024-07-10T08:16:00Z" w:initials="MNL">
    <w:p w14:paraId="433B93E1" w14:textId="1B2BF06C" w:rsidR="006C4A24" w:rsidRDefault="006C4A24" w:rsidP="006C4A24">
      <w:r>
        <w:rPr>
          <w:rStyle w:val="CommentReference"/>
        </w:rPr>
        <w:annotationRef/>
      </w:r>
      <w:r>
        <w:rPr>
          <w:color w:val="000000"/>
          <w:sz w:val="20"/>
          <w:szCs w:val="20"/>
        </w:rPr>
        <w:t>This needs a response too</w:t>
      </w:r>
    </w:p>
  </w:comment>
  <w:comment w:id="84" w:author="Man Lim Ho" w:date="2024-07-10T14:58:00Z" w:initials="MH">
    <w:p w14:paraId="614181AF" w14:textId="77777777" w:rsidR="00386BE9" w:rsidRDefault="00386BE9" w:rsidP="00386BE9">
      <w:pPr>
        <w:pStyle w:val="CommentText"/>
      </w:pPr>
      <w:r>
        <w:rPr>
          <w:rStyle w:val="CommentReference"/>
        </w:rPr>
        <w:annotationRef/>
      </w:r>
      <w:r>
        <w:t>I have added a response to this☺️</w:t>
      </w:r>
    </w:p>
  </w:comment>
  <w:comment w:id="111" w:author="Malgorzata Nakagawa-Lagisz" w:date="2024-07-10T08:46:00Z" w:initials="MNL">
    <w:p w14:paraId="2EEE13CE" w14:textId="0825EB39" w:rsidR="00B102FB" w:rsidRDefault="00B102FB" w:rsidP="00B102FB">
      <w:r>
        <w:rPr>
          <w:rStyle w:val="CommentReference"/>
        </w:rPr>
        <w:annotationRef/>
      </w:r>
      <w:r>
        <w:rPr>
          <w:color w:val="000000"/>
          <w:sz w:val="20"/>
          <w:szCs w:val="20"/>
        </w:rPr>
        <w:t>This is actually fine, its just was one small addition rather than many.</w:t>
      </w:r>
    </w:p>
  </w:comment>
  <w:comment w:id="112" w:author="Man Lim Ho" w:date="2024-07-10T15:09:00Z" w:initials="MH">
    <w:p w14:paraId="0D9A7F26" w14:textId="77777777" w:rsidR="007B5EE5" w:rsidRDefault="007B5EE5" w:rsidP="007B5EE5">
      <w:pPr>
        <w:pStyle w:val="CommentText"/>
      </w:pPr>
      <w:r>
        <w:rPr>
          <w:rStyle w:val="CommentReference"/>
        </w:rPr>
        <w:annotationRef/>
      </w:r>
      <w:r>
        <w:t>Thank you, but I think I will just leave it in the manuscript☺️</w:t>
      </w:r>
    </w:p>
  </w:comment>
  <w:comment w:id="137" w:author="Malgorzata Nakagawa-Lagisz" w:date="2024-07-10T08:45:00Z" w:initials="MNL">
    <w:p w14:paraId="0ECBD628" w14:textId="2CDB2565" w:rsidR="00B102FB" w:rsidRDefault="00B102FB" w:rsidP="00B102FB">
      <w:r>
        <w:rPr>
          <w:rStyle w:val="CommentReference"/>
        </w:rPr>
        <w:annotationRef/>
      </w:r>
      <w:r>
        <w:rPr>
          <w:color w:val="000000"/>
          <w:sz w:val="20"/>
          <w:szCs w:val="20"/>
        </w:rPr>
        <w:t>This is all hard to understand, rewrite</w:t>
      </w:r>
    </w:p>
  </w:comment>
  <w:comment w:id="138" w:author="Man Lim Ho" w:date="2024-07-10T15:16:00Z" w:initials="MH">
    <w:p w14:paraId="6C0DE764" w14:textId="77777777" w:rsidR="00DC675F" w:rsidRDefault="00DC675F" w:rsidP="00DC675F">
      <w:pPr>
        <w:pStyle w:val="CommentText"/>
      </w:pPr>
      <w:r>
        <w:rPr>
          <w:rStyle w:val="CommentReference"/>
        </w:rPr>
        <w:annotationRef/>
      </w:r>
      <w:r>
        <w:t>I have rephrased it</w:t>
      </w:r>
    </w:p>
  </w:comment>
  <w:comment w:id="155" w:author="Malgorzata Nakagawa-Lagisz" w:date="2024-07-10T09:12:00Z" w:initials="MNL">
    <w:p w14:paraId="32519392" w14:textId="54F6C0FC" w:rsidR="006644C0" w:rsidRDefault="006644C0" w:rsidP="006644C0">
      <w:r>
        <w:rPr>
          <w:rStyle w:val="CommentReference"/>
        </w:rPr>
        <w:annotationRef/>
      </w:r>
      <w:r>
        <w:rPr>
          <w:color w:val="000000"/>
          <w:sz w:val="20"/>
          <w:szCs w:val="20"/>
        </w:rPr>
        <w:t>Other</w:t>
      </w:r>
    </w:p>
  </w:comment>
  <w:comment w:id="158" w:author="Malgorzata Nakagawa-Lagisz" w:date="2024-07-10T09:13:00Z" w:initials="MNL">
    <w:p w14:paraId="6ABB347A" w14:textId="77777777" w:rsidR="006644C0" w:rsidRDefault="006644C0" w:rsidP="006644C0">
      <w:r>
        <w:rPr>
          <w:rStyle w:val="CommentReference"/>
        </w:rPr>
        <w:annotationRef/>
      </w:r>
      <w:r>
        <w:rPr>
          <w:color w:val="000000"/>
          <w:sz w:val="20"/>
          <w:szCs w:val="20"/>
        </w:rPr>
        <w:t>contributes to uncertainty in predicting</w:t>
      </w:r>
    </w:p>
  </w:comment>
  <w:comment w:id="159" w:author="Man Lim Ho" w:date="2024-07-10T15:18:00Z" w:initials="MH">
    <w:p w14:paraId="28D5F1CB" w14:textId="77777777" w:rsidR="003E7B6C" w:rsidRDefault="003E7B6C" w:rsidP="003E7B6C">
      <w:pPr>
        <w:pStyle w:val="CommentText"/>
      </w:pPr>
      <w:r>
        <w:rPr>
          <w:rStyle w:val="CommentReference"/>
        </w:rPr>
        <w:annotationRef/>
      </w:r>
      <w:r>
        <w:t>Corrected</w:t>
      </w:r>
    </w:p>
  </w:comment>
  <w:comment w:id="192" w:author="Malgorzata Nakagawa-Lagisz" w:date="2024-07-10T09:43:00Z" w:initials="MNL">
    <w:p w14:paraId="43989240" w14:textId="024AF494" w:rsidR="00EB6781" w:rsidRDefault="00EB6781" w:rsidP="00EB6781">
      <w:r>
        <w:rPr>
          <w:rStyle w:val="CommentReference"/>
        </w:rPr>
        <w:annotationRef/>
      </w:r>
      <w:r>
        <w:rPr>
          <w:color w:val="000000"/>
          <w:sz w:val="20"/>
          <w:szCs w:val="20"/>
        </w:rPr>
        <w:t>Explain why this matters</w:t>
      </w:r>
    </w:p>
  </w:comment>
  <w:comment w:id="193" w:author="Man Lim Ho" w:date="2024-07-10T15:23:00Z" w:initials="MH">
    <w:p w14:paraId="70FFB8B7" w14:textId="77777777" w:rsidR="00D30A1F" w:rsidRDefault="00D30A1F" w:rsidP="00D30A1F">
      <w:pPr>
        <w:pStyle w:val="CommentText"/>
      </w:pPr>
      <w:r>
        <w:rPr>
          <w:rStyle w:val="CommentReference"/>
        </w:rPr>
        <w:annotationRef/>
      </w:r>
      <w:r>
        <w:t>I have added a brief explanation to the statement☺️</w:t>
      </w:r>
    </w:p>
  </w:comment>
  <w:comment w:id="251" w:author="Malgorzata Nakagawa-Lagisz" w:date="2024-07-10T10:20:00Z" w:initials="MNL">
    <w:p w14:paraId="2EB5EF51" w14:textId="53D7DF0C" w:rsidR="00C73FF9" w:rsidRDefault="00C73FF9" w:rsidP="00C73FF9">
      <w:r>
        <w:rPr>
          <w:rStyle w:val="CommentReference"/>
        </w:rPr>
        <w:annotationRef/>
      </w:r>
      <w:r>
        <w:rPr>
          <w:color w:val="000000"/>
          <w:sz w:val="20"/>
          <w:szCs w:val="20"/>
        </w:rPr>
        <w:t>Why GitHub? They should be submitted to the journal</w:t>
      </w:r>
    </w:p>
  </w:comment>
  <w:comment w:id="256" w:author="Malgorzata Nakagawa-Lagisz" w:date="2024-07-10T10:20:00Z" w:initials="MNL">
    <w:p w14:paraId="232380AD" w14:textId="77777777" w:rsidR="00624428" w:rsidRDefault="00624428" w:rsidP="00624428">
      <w:r>
        <w:rPr>
          <w:rStyle w:val="CommentReference"/>
        </w:rPr>
        <w:annotationRef/>
      </w:r>
      <w:r>
        <w:rPr>
          <w:color w:val="000000"/>
          <w:sz w:val="20"/>
          <w:szCs w:val="20"/>
        </w:rPr>
        <w:t>Why GitHub? They should be submitted to the journal</w:t>
      </w:r>
    </w:p>
  </w:comment>
  <w:comment w:id="257" w:author="Man Lim Ho" w:date="2024-07-10T15:28:00Z" w:initials="MH">
    <w:p w14:paraId="13853138" w14:textId="77777777" w:rsidR="00071A25" w:rsidRDefault="00071A25" w:rsidP="00071A25">
      <w:pPr>
        <w:pStyle w:val="CommentText"/>
      </w:pPr>
      <w:r>
        <w:rPr>
          <w:rStyle w:val="CommentReference"/>
        </w:rPr>
        <w:annotationRef/>
      </w:r>
      <w:r>
        <w:t>Yes I should have made that clear, so I changed it to alongside the resubmission.</w:t>
      </w:r>
    </w:p>
  </w:comment>
  <w:comment w:id="323" w:author="Malgorzata Nakagawa-Lagisz" w:date="2024-07-10T10:26:00Z" w:initials="MNL">
    <w:p w14:paraId="1A6C350D" w14:textId="60F13E51" w:rsidR="00624428" w:rsidRDefault="00624428" w:rsidP="00624428">
      <w:r>
        <w:rPr>
          <w:rStyle w:val="CommentReference"/>
        </w:rPr>
        <w:annotationRef/>
      </w:r>
      <w:r>
        <w:rPr>
          <w:color w:val="000000"/>
          <w:sz w:val="20"/>
          <w:szCs w:val="20"/>
        </w:rPr>
        <w:t>Reviewer says it is not comprehensive for them</w:t>
      </w:r>
    </w:p>
  </w:comment>
  <w:comment w:id="435" w:author="Malgorzata Nakagawa-Lagisz" w:date="2024-07-10T10:43:00Z" w:initials="MNL">
    <w:p w14:paraId="501C5D5C" w14:textId="77777777" w:rsidR="0014223E" w:rsidRDefault="0014223E" w:rsidP="0014223E">
      <w:r>
        <w:rPr>
          <w:rStyle w:val="CommentReference"/>
        </w:rPr>
        <w:annotationRef/>
      </w:r>
      <w:r>
        <w:rPr>
          <w:color w:val="000000"/>
          <w:sz w:val="20"/>
          <w:szCs w:val="20"/>
        </w:rPr>
        <w:t>Reference is needed</w:t>
      </w:r>
    </w:p>
  </w:comment>
  <w:comment w:id="436" w:author="Man Lim Ho" w:date="2024-07-10T16:04:00Z" w:initials="MH">
    <w:p w14:paraId="0E3A064B" w14:textId="77777777" w:rsidR="00B9023B" w:rsidRDefault="00B9023B" w:rsidP="00B9023B">
      <w:pPr>
        <w:pStyle w:val="CommentText"/>
      </w:pPr>
      <w:r>
        <w:rPr>
          <w:rStyle w:val="CommentReference"/>
        </w:rPr>
        <w:annotationRef/>
      </w:r>
      <w:r>
        <w:t>Added reference☺️</w:t>
      </w:r>
    </w:p>
  </w:comment>
  <w:comment w:id="483" w:author="Malgorzata Nakagawa-Lagisz" w:date="2024-07-10T10:47:00Z" w:initials="MNL">
    <w:p w14:paraId="7A30D686" w14:textId="349D1D50" w:rsidR="0014223E" w:rsidRDefault="0014223E" w:rsidP="0014223E">
      <w:r>
        <w:rPr>
          <w:rStyle w:val="CommentReference"/>
        </w:rPr>
        <w:annotationRef/>
      </w:r>
      <w:r>
        <w:rPr>
          <w:color w:val="000000"/>
          <w:sz w:val="20"/>
          <w:szCs w:val="20"/>
        </w:rPr>
        <w:t>Provide all the relevant quotes here</w:t>
      </w:r>
    </w:p>
  </w:comment>
  <w:comment w:id="484" w:author="Man Lim Ho" w:date="2024-07-10T16:14:00Z" w:initials="MH">
    <w:p w14:paraId="48E257CC" w14:textId="77777777" w:rsidR="002717C5" w:rsidRDefault="002717C5" w:rsidP="002717C5">
      <w:pPr>
        <w:pStyle w:val="CommentText"/>
      </w:pPr>
      <w:r>
        <w:rPr>
          <w:rStyle w:val="CommentReference"/>
        </w:rPr>
        <w:annotationRef/>
      </w:r>
      <w:r>
        <w:t>I have placed the relevant quotes.</w:t>
      </w:r>
    </w:p>
  </w:comment>
  <w:comment w:id="529" w:author="Malgorzata Nakagawa-Lagisz" w:date="2024-07-10T10:47:00Z" w:initials="MNL">
    <w:p w14:paraId="7643AC70" w14:textId="1D6799DF" w:rsidR="0014223E" w:rsidRDefault="0014223E" w:rsidP="0014223E">
      <w:r>
        <w:rPr>
          <w:rStyle w:val="CommentReference"/>
        </w:rPr>
        <w:annotationRef/>
      </w:r>
      <w:r>
        <w:rPr>
          <w:color w:val="000000"/>
          <w:sz w:val="20"/>
          <w:szCs w:val="20"/>
        </w:rPr>
        <w:t>Provide all the relevant quotes here</w:t>
      </w:r>
    </w:p>
  </w:comment>
  <w:comment w:id="530" w:author="Man Lim Ho" w:date="2024-07-10T16:14:00Z" w:initials="MH">
    <w:p w14:paraId="75772B5F" w14:textId="77777777" w:rsidR="002717C5" w:rsidRDefault="002717C5" w:rsidP="002717C5">
      <w:pPr>
        <w:pStyle w:val="CommentText"/>
      </w:pPr>
      <w:r>
        <w:rPr>
          <w:rStyle w:val="CommentReference"/>
        </w:rPr>
        <w:annotationRef/>
      </w:r>
      <w:r>
        <w:t>I have added the relevant quotes.</w:t>
      </w:r>
    </w:p>
  </w:comment>
  <w:comment w:id="585" w:author="Malgorzata Nakagawa-Lagisz" w:date="2024-07-10T10:51:00Z" w:initials="MNL">
    <w:p w14:paraId="04C5FF09" w14:textId="46EE346B" w:rsidR="007A0A64" w:rsidRDefault="007A0A64" w:rsidP="007A0A64">
      <w:r>
        <w:rPr>
          <w:rStyle w:val="CommentReference"/>
        </w:rPr>
        <w:annotationRef/>
      </w:r>
      <w:r>
        <w:rPr>
          <w:color w:val="000000"/>
          <w:sz w:val="20"/>
          <w:szCs w:val="20"/>
        </w:rPr>
        <w:t>This is offensive</w:t>
      </w:r>
    </w:p>
  </w:comment>
  <w:comment w:id="586" w:author="Man Lim Ho" w:date="2024-07-10T16:18:00Z" w:initials="MH">
    <w:p w14:paraId="7E8BF2AD" w14:textId="77777777" w:rsidR="00CC73CD" w:rsidRDefault="00CC73CD" w:rsidP="00CC73CD">
      <w:pPr>
        <w:pStyle w:val="CommentText"/>
      </w:pPr>
      <w:r>
        <w:rPr>
          <w:rStyle w:val="CommentReference"/>
        </w:rPr>
        <w:annotationRef/>
      </w:r>
      <w:r>
        <w:t>Sorry, deleted</w:t>
      </w:r>
    </w:p>
  </w:comment>
  <w:comment w:id="582" w:author="Malgorzata Nakagawa-Lagisz" w:date="2024-07-10T10:52:00Z" w:initials="MNL">
    <w:p w14:paraId="7BD01576" w14:textId="0A9C6DE5" w:rsidR="007A0A64" w:rsidRDefault="007A0A64" w:rsidP="007A0A64">
      <w:r>
        <w:rPr>
          <w:rStyle w:val="CommentReference"/>
        </w:rPr>
        <w:annotationRef/>
      </w:r>
      <w:r>
        <w:rPr>
          <w:color w:val="000000"/>
          <w:sz w:val="20"/>
          <w:szCs w:val="20"/>
        </w:rPr>
        <w:t>Delete or rewrite</w:t>
      </w:r>
    </w:p>
  </w:comment>
  <w:comment w:id="583" w:author="Man Lim Ho" w:date="2024-07-10T16:19:00Z" w:initials="MH">
    <w:p w14:paraId="49457A22" w14:textId="77777777" w:rsidR="007077D6" w:rsidRDefault="007077D6" w:rsidP="007077D6">
      <w:pPr>
        <w:pStyle w:val="CommentText"/>
      </w:pPr>
      <w:r>
        <w:rPr>
          <w:rStyle w:val="CommentReference"/>
        </w:rPr>
        <w:annotationRef/>
      </w:r>
      <w:r>
        <w:t>Rewritten, thank you</w:t>
      </w:r>
    </w:p>
  </w:comment>
  <w:comment w:id="675" w:author="Malgorzata Nakagawa-Lagisz" w:date="2024-07-10T11:11:00Z" w:initials="MNL">
    <w:p w14:paraId="6AD85F6D" w14:textId="248E6371" w:rsidR="00927F43" w:rsidRDefault="00927F43" w:rsidP="00927F43">
      <w:r>
        <w:rPr>
          <w:rStyle w:val="CommentReference"/>
        </w:rPr>
        <w:annotationRef/>
      </w:r>
      <w:r>
        <w:rPr>
          <w:color w:val="000000"/>
          <w:sz w:val="20"/>
          <w:szCs w:val="20"/>
        </w:rPr>
        <w:t>This probably needs to be clarified in the manuscript too - please address</w:t>
      </w:r>
    </w:p>
  </w:comment>
  <w:comment w:id="676" w:author="Man Lim Ho" w:date="2024-07-10T16:33:00Z" w:initials="MH">
    <w:p w14:paraId="3B213848" w14:textId="77777777" w:rsidR="001F3748" w:rsidRDefault="001F3748" w:rsidP="001F3748">
      <w:pPr>
        <w:pStyle w:val="CommentText"/>
      </w:pPr>
      <w:r>
        <w:rPr>
          <w:rStyle w:val="CommentReference"/>
        </w:rPr>
        <w:annotationRef/>
      </w:r>
      <w:r>
        <w:t>I have added the definition to the manuscript.</w:t>
      </w:r>
    </w:p>
  </w:comment>
  <w:comment w:id="692" w:author="Malgorzata Nakagawa-Lagisz" w:date="2024-07-10T11:15:00Z" w:initials="MNL">
    <w:p w14:paraId="4CE72F52" w14:textId="7D2F3D6E" w:rsidR="00B12DD9" w:rsidRDefault="00B12DD9" w:rsidP="00B12DD9">
      <w:r>
        <w:rPr>
          <w:rStyle w:val="CommentReference"/>
        </w:rPr>
        <w:annotationRef/>
      </w:r>
      <w:r>
        <w:rPr>
          <w:color w:val="000000"/>
          <w:sz w:val="20"/>
          <w:szCs w:val="20"/>
        </w:rPr>
        <w:t>Or Supplementary file X?</w:t>
      </w:r>
    </w:p>
  </w:comment>
  <w:comment w:id="693" w:author="Man Lim Ho" w:date="2024-07-10T16:35:00Z" w:initials="MH">
    <w:p w14:paraId="60603737" w14:textId="77777777" w:rsidR="00743641" w:rsidRDefault="00743641" w:rsidP="00743641">
      <w:pPr>
        <w:pStyle w:val="CommentText"/>
      </w:pPr>
      <w:r>
        <w:rPr>
          <w:rStyle w:val="CommentReference"/>
        </w:rPr>
        <w:annotationRef/>
      </w:r>
      <w:r>
        <w:t>Yes, this was made early in the correction</w:t>
      </w:r>
    </w:p>
  </w:comment>
  <w:comment w:id="725" w:author="Malgorzata Nakagawa-Lagisz" w:date="2024-07-10T12:40:00Z" w:initials="MNL">
    <w:p w14:paraId="0E7FD7C4" w14:textId="31AF5E2F" w:rsidR="000A2239" w:rsidRDefault="000A2239" w:rsidP="000A2239">
      <w:r>
        <w:rPr>
          <w:rStyle w:val="CommentReference"/>
        </w:rPr>
        <w:annotationRef/>
      </w:r>
      <w:r>
        <w:rPr>
          <w:color w:val="000000"/>
          <w:sz w:val="20"/>
          <w:szCs w:val="20"/>
        </w:rPr>
        <w:t>I don’t think this is sufficient response. Please add explicit statement of included study types to the manuscript and acknowledge here.</w:t>
      </w:r>
    </w:p>
  </w:comment>
  <w:comment w:id="726" w:author="Man Lim Ho" w:date="2024-07-10T21:29:00Z" w:initials="MH">
    <w:p w14:paraId="0DE8CFC7" w14:textId="77777777" w:rsidR="00B6126D" w:rsidRDefault="00B6126D" w:rsidP="00B6126D">
      <w:pPr>
        <w:pStyle w:val="CommentText"/>
      </w:pPr>
      <w:r>
        <w:rPr>
          <w:rStyle w:val="CommentReference"/>
        </w:rPr>
        <w:annotationRef/>
      </w:r>
      <w:r>
        <w:t>I actually misunderstood the reviewers’ comments. I went back to the protocol and looked at the attachment where “other eligibility criteria” was and I realised that was what the reviewer meant. I have made amendments accordingly.</w:t>
      </w:r>
    </w:p>
  </w:comment>
  <w:comment w:id="741" w:author="Malgorzata Nakagawa-Lagisz" w:date="2024-07-10T12:40:00Z" w:initials="MNL">
    <w:p w14:paraId="19A813C4" w14:textId="2632285C" w:rsidR="000A2239" w:rsidRDefault="000A2239" w:rsidP="000A2239">
      <w:r>
        <w:rPr>
          <w:rStyle w:val="CommentReference"/>
        </w:rPr>
        <w:annotationRef/>
      </w:r>
      <w:r>
        <w:rPr>
          <w:sz w:val="20"/>
          <w:szCs w:val="20"/>
        </w:rPr>
        <w:t>Could be a supplementary Table with a number</w:t>
      </w:r>
    </w:p>
  </w:comment>
  <w:comment w:id="742" w:author="Man Lim Ho" w:date="2024-07-10T22:23:00Z" w:initials="MH">
    <w:p w14:paraId="68550320" w14:textId="77777777" w:rsidR="0060234B" w:rsidRDefault="0060234B" w:rsidP="0060234B">
      <w:pPr>
        <w:pStyle w:val="CommentText"/>
      </w:pPr>
      <w:r>
        <w:rPr>
          <w:rStyle w:val="CommentReference"/>
        </w:rPr>
        <w:annotationRef/>
      </w:r>
      <w:r>
        <w:t>We have changed it to supplementary file S1</w:t>
      </w:r>
    </w:p>
  </w:comment>
  <w:comment w:id="764" w:author="Malgorzata Nakagawa-Lagisz" w:date="2024-07-10T12:42:00Z" w:initials="MNL">
    <w:p w14:paraId="313333A6" w14:textId="3F2028BA" w:rsidR="00C726EF" w:rsidRDefault="00C726EF" w:rsidP="00C726EF">
      <w:r>
        <w:rPr>
          <w:rStyle w:val="CommentReference"/>
        </w:rPr>
        <w:annotationRef/>
      </w:r>
      <w:r>
        <w:rPr>
          <w:color w:val="000000"/>
          <w:sz w:val="20"/>
          <w:szCs w:val="20"/>
        </w:rPr>
        <w:t>It should be part of journal submission not just in the repo. Also, there it could be a supplementary table, rather than a file. (A file on the repo is good)</w:t>
      </w:r>
    </w:p>
  </w:comment>
  <w:comment w:id="765" w:author="Malgorzata Nakagawa-Lagisz" w:date="2024-07-10T12:43:00Z" w:initials="MNL">
    <w:p w14:paraId="0E2B5CFA" w14:textId="77777777" w:rsidR="00C726EF" w:rsidRDefault="00C726EF" w:rsidP="00C726EF">
      <w:r>
        <w:rPr>
          <w:rStyle w:val="CommentReference"/>
        </w:rPr>
        <w:annotationRef/>
      </w:r>
      <w:r>
        <w:rPr>
          <w:color w:val="000000"/>
          <w:sz w:val="20"/>
          <w:szCs w:val="20"/>
        </w:rPr>
        <w:t>Also this sentence is not good.</w:t>
      </w:r>
    </w:p>
  </w:comment>
  <w:comment w:id="766" w:author="Man Lim Ho" w:date="2024-07-10T18:51:00Z" w:initials="MH">
    <w:p w14:paraId="1967D3B1" w14:textId="77777777" w:rsidR="00540E57" w:rsidRDefault="00540E57" w:rsidP="00540E57">
      <w:pPr>
        <w:pStyle w:val="CommentText"/>
      </w:pPr>
      <w:r>
        <w:rPr>
          <w:rStyle w:val="CommentReference"/>
        </w:rPr>
        <w:annotationRef/>
      </w:r>
      <w:r>
        <w:t>I have rewritten the sentence☺️</w:t>
      </w:r>
    </w:p>
  </w:comment>
  <w:comment w:id="820" w:author="Malgorzata Nakagawa-Lagisz" w:date="2024-07-10T12:46:00Z" w:initials="MNL">
    <w:p w14:paraId="29E5A4A5" w14:textId="749E633E" w:rsidR="00C726EF" w:rsidRDefault="00C726EF" w:rsidP="00C726EF">
      <w:r>
        <w:rPr>
          <w:rStyle w:val="CommentReference"/>
        </w:rPr>
        <w:annotationRef/>
      </w:r>
      <w:r>
        <w:rPr>
          <w:color w:val="000000"/>
          <w:sz w:val="20"/>
          <w:szCs w:val="20"/>
        </w:rPr>
        <w:t>Briefly describe each category</w:t>
      </w:r>
    </w:p>
  </w:comment>
  <w:comment w:id="821" w:author="Man Lim Ho" w:date="2024-07-10T19:03:00Z" w:initials="MH">
    <w:p w14:paraId="38DE8359" w14:textId="77777777" w:rsidR="009E01FB" w:rsidRDefault="009E01FB" w:rsidP="009E01FB">
      <w:pPr>
        <w:pStyle w:val="CommentText"/>
      </w:pPr>
      <w:r>
        <w:rPr>
          <w:rStyle w:val="CommentReference"/>
        </w:rPr>
        <w:annotationRef/>
      </w:r>
      <w:r>
        <w:t>I have rewritten and rearranged this section so it makes better sense.</w:t>
      </w:r>
    </w:p>
  </w:comment>
  <w:comment w:id="955" w:author="Malgorzata Nakagawa-Lagisz" w:date="2024-07-10T12:52:00Z" w:initials="MNL">
    <w:p w14:paraId="57151A96" w14:textId="1D00396E" w:rsidR="00152F98" w:rsidRDefault="00152F98" w:rsidP="00152F98">
      <w:r>
        <w:rPr>
          <w:rStyle w:val="CommentReference"/>
        </w:rPr>
        <w:annotationRef/>
      </w:r>
      <w:r>
        <w:rPr>
          <w:color w:val="000000"/>
          <w:sz w:val="20"/>
          <w:szCs w:val="20"/>
        </w:rPr>
        <w:t>Why and how?</w:t>
      </w:r>
    </w:p>
  </w:comment>
  <w:comment w:id="956" w:author="Man Lim Ho" w:date="2024-07-10T19:10:00Z" w:initials="MH">
    <w:p w14:paraId="79A1BC45" w14:textId="77777777" w:rsidR="008928D0" w:rsidRDefault="008928D0" w:rsidP="008928D0">
      <w:pPr>
        <w:pStyle w:val="CommentText"/>
      </w:pPr>
      <w:r>
        <w:rPr>
          <w:rStyle w:val="CommentReference"/>
        </w:rPr>
        <w:annotationRef/>
      </w:r>
      <w:r>
        <w:t>It was simply displaying wrong keywords as it was not properly homogenised. I have redo the whole word cloud by homogenising the keywords and put into R and created a new word cloud.</w:t>
      </w:r>
    </w:p>
  </w:comment>
  <w:comment w:id="989" w:author="Malgorzata Nakagawa-Lagisz" w:date="2024-07-10T12:54:00Z" w:initials="MNL">
    <w:p w14:paraId="04D64D61" w14:textId="39368922" w:rsidR="00152F98" w:rsidRDefault="00152F98" w:rsidP="00152F98">
      <w:r>
        <w:rPr>
          <w:rStyle w:val="CommentReference"/>
        </w:rPr>
        <w:annotationRef/>
      </w:r>
      <w:r>
        <w:rPr>
          <w:color w:val="000000"/>
          <w:sz w:val="20"/>
          <w:szCs w:val="20"/>
        </w:rPr>
        <w:t>See my earlier comment on how to change this sentence</w:t>
      </w:r>
    </w:p>
  </w:comment>
  <w:comment w:id="990" w:author="Man Lim Ho" w:date="2024-07-10T21:07:00Z" w:initials="MH">
    <w:p w14:paraId="3563A3A2" w14:textId="77777777" w:rsidR="00EC2FDE" w:rsidRDefault="00EC2FDE" w:rsidP="00EC2FDE">
      <w:pPr>
        <w:pStyle w:val="CommentText"/>
      </w:pPr>
      <w:r>
        <w:rPr>
          <w:rStyle w:val="CommentReference"/>
        </w:rPr>
        <w:annotationRef/>
      </w:r>
      <w:r>
        <w:t>I have rephrased this sentence.</w:t>
      </w:r>
    </w:p>
  </w:comment>
  <w:comment w:id="1020" w:author="Malgorzata Nakagawa-Lagisz" w:date="2024-07-10T12:57:00Z" w:initials="MNL">
    <w:p w14:paraId="2BE17FB1" w14:textId="07EF92D6" w:rsidR="00152F98" w:rsidRDefault="00152F98" w:rsidP="00152F98">
      <w:r>
        <w:rPr>
          <w:rStyle w:val="CommentReference"/>
        </w:rPr>
        <w:annotationRef/>
      </w:r>
      <w:r>
        <w:rPr>
          <w:color w:val="000000"/>
          <w:sz w:val="20"/>
          <w:szCs w:val="20"/>
        </w:rPr>
        <w:t>Needs to be addressed in the manuscript</w:t>
      </w:r>
    </w:p>
  </w:comment>
  <w:comment w:id="1021" w:author="Man Lim Ho" w:date="2024-07-10T19:16:00Z" w:initials="MH">
    <w:p w14:paraId="331B30B1" w14:textId="77777777" w:rsidR="00510FF4" w:rsidRDefault="00510FF4" w:rsidP="00510FF4">
      <w:pPr>
        <w:pStyle w:val="CommentText"/>
      </w:pPr>
      <w:r>
        <w:rPr>
          <w:rStyle w:val="CommentReference"/>
        </w:rPr>
        <w:annotationRef/>
      </w:r>
      <w:r>
        <w:t>I have added it into the manuscript.</w:t>
      </w:r>
    </w:p>
  </w:comment>
  <w:comment w:id="1069" w:author="Malgorzata Nakagawa-Lagisz" w:date="2024-07-10T13:00:00Z" w:initials="MNL">
    <w:p w14:paraId="540D464F" w14:textId="5C303FD1" w:rsidR="00152F98" w:rsidRDefault="00152F98" w:rsidP="00152F98">
      <w:r>
        <w:rPr>
          <w:rStyle w:val="CommentReference"/>
        </w:rPr>
        <w:annotationRef/>
      </w:r>
      <w:r>
        <w:rPr>
          <w:color w:val="000000"/>
          <w:sz w:val="20"/>
          <w:szCs w:val="20"/>
        </w:rPr>
        <w:t>Still not clear why - please explain this better</w:t>
      </w:r>
    </w:p>
  </w:comment>
  <w:comment w:id="1070" w:author="Man Lim Ho" w:date="2024-07-10T19:34:00Z" w:initials="MH">
    <w:p w14:paraId="401CB574" w14:textId="77777777" w:rsidR="00F37CD3" w:rsidRDefault="00F37CD3" w:rsidP="00F37CD3">
      <w:pPr>
        <w:pStyle w:val="CommentText"/>
      </w:pPr>
      <w:r>
        <w:rPr>
          <w:rStyle w:val="CommentReference"/>
        </w:rPr>
        <w:annotationRef/>
      </w:r>
      <w:r>
        <w:t>I have added the explanation to why cold stress is also included</w:t>
      </w:r>
    </w:p>
  </w:comment>
  <w:comment w:id="1061" w:author="Malgorzata Nakagawa-Lagisz" w:date="2024-07-10T12:59:00Z" w:initials="MNL">
    <w:p w14:paraId="1C078B60" w14:textId="3EE684E3" w:rsidR="00152F98" w:rsidRDefault="00152F98" w:rsidP="00152F98">
      <w:r>
        <w:rPr>
          <w:rStyle w:val="CommentReference"/>
        </w:rPr>
        <w:annotationRef/>
      </w:r>
      <w:r>
        <w:rPr>
          <w:color w:val="000000"/>
          <w:sz w:val="20"/>
          <w:szCs w:val="20"/>
        </w:rPr>
        <w:t>Is this a deviation from the protocol - if so it needs to be described in the manuscript section</w:t>
      </w:r>
    </w:p>
  </w:comment>
  <w:comment w:id="1062" w:author="Man Lim Ho" w:date="2024-07-10T19:19:00Z" w:initials="MH">
    <w:p w14:paraId="029FA854" w14:textId="77777777" w:rsidR="009029CF" w:rsidRDefault="005E3FE2" w:rsidP="009029CF">
      <w:pPr>
        <w:pStyle w:val="CommentText"/>
      </w:pPr>
      <w:r>
        <w:rPr>
          <w:rStyle w:val="CommentReference"/>
        </w:rPr>
        <w:annotationRef/>
      </w:r>
      <w:r w:rsidR="009029CF">
        <w:t>It is a deviation from the protocol, I have added it back to the deviation section</w:t>
      </w:r>
    </w:p>
  </w:comment>
  <w:comment w:id="1105" w:author="Malgorzata Nakagawa-Lagisz" w:date="2024-07-10T13:03:00Z" w:initials="MNL">
    <w:p w14:paraId="5348758C" w14:textId="330B2DA6" w:rsidR="0097727A" w:rsidRDefault="0097727A" w:rsidP="0097727A">
      <w:r>
        <w:rPr>
          <w:rStyle w:val="CommentReference"/>
        </w:rPr>
        <w:annotationRef/>
      </w:r>
      <w:r>
        <w:rPr>
          <w:color w:val="000000"/>
          <w:sz w:val="20"/>
          <w:szCs w:val="20"/>
        </w:rPr>
        <w:t>Should be also uploaded with the submission</w:t>
      </w:r>
    </w:p>
  </w:comment>
  <w:comment w:id="1106" w:author="Man Lim Ho" w:date="2024-07-10T19:37:00Z" w:initials="MH">
    <w:p w14:paraId="0CCFD3CA" w14:textId="77777777" w:rsidR="00E07FC8" w:rsidRDefault="00E07FC8" w:rsidP="00E07FC8">
      <w:pPr>
        <w:pStyle w:val="CommentText"/>
      </w:pPr>
      <w:r>
        <w:rPr>
          <w:rStyle w:val="CommentReference"/>
        </w:rPr>
        <w:annotationRef/>
      </w:r>
      <w:r>
        <w:t>Yes, I will upload it with the submission</w:t>
      </w:r>
    </w:p>
  </w:comment>
  <w:comment w:id="1135" w:author="Malgorzata Nakagawa-Lagisz" w:date="2024-07-10T13:06:00Z" w:initials="MNL">
    <w:p w14:paraId="5642468D" w14:textId="5F05AAEF" w:rsidR="0097727A" w:rsidRDefault="0097727A" w:rsidP="0097727A">
      <w:r>
        <w:rPr>
          <w:rStyle w:val="CommentReference"/>
        </w:rPr>
        <w:annotationRef/>
      </w:r>
      <w:r>
        <w:rPr>
          <w:color w:val="000000"/>
          <w:sz w:val="20"/>
          <w:szCs w:val="20"/>
        </w:rPr>
        <w:t>Any other figures?</w:t>
      </w:r>
    </w:p>
  </w:comment>
  <w:comment w:id="1136" w:author="Man Lim Ho" w:date="2024-07-10T19:39:00Z" w:initials="MH">
    <w:p w14:paraId="2EA5FF48" w14:textId="77777777" w:rsidR="00C24F3D" w:rsidRDefault="00C24F3D" w:rsidP="00C24F3D">
      <w:pPr>
        <w:pStyle w:val="CommentText"/>
      </w:pPr>
      <w:r>
        <w:rPr>
          <w:rStyle w:val="CommentReference"/>
        </w:rPr>
        <w:annotationRef/>
      </w:r>
      <w:r>
        <w:t>Actually three figures, so I have added it to the line below</w:t>
      </w:r>
    </w:p>
  </w:comment>
  <w:comment w:id="1164" w:author="Malgorzata Nakagawa-Lagisz" w:date="2024-07-10T13:08:00Z" w:initials="MNL">
    <w:p w14:paraId="6A689CA4" w14:textId="1C1000F6" w:rsidR="0097727A" w:rsidRDefault="0097727A" w:rsidP="0097727A">
      <w:r>
        <w:rPr>
          <w:rStyle w:val="CommentReference"/>
        </w:rPr>
        <w:annotationRef/>
      </w:r>
      <w:r>
        <w:rPr>
          <w:sz w:val="20"/>
          <w:szCs w:val="20"/>
        </w:rPr>
        <w:t>Please respond to this so the editor knows what has been done to that file. Potentially transcribe all here.</w:t>
      </w:r>
    </w:p>
  </w:comment>
  <w:comment w:id="1165" w:author="Man Lim Ho" w:date="2024-07-11T10:51:00Z" w:initials="MH">
    <w:p w14:paraId="27E8869B" w14:textId="77777777" w:rsidR="0053195C" w:rsidRDefault="0053195C" w:rsidP="0053195C">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B5E1CCE" w15:done="1"/>
  <w15:commentEx w15:paraId="6CD217BC" w15:paraIdParent="1B5E1CCE" w15:done="1"/>
  <w15:commentEx w15:paraId="2A754E88" w15:done="1"/>
  <w15:commentEx w15:paraId="15E3F3EF" w15:paraIdParent="2A754E88" w15:done="1"/>
  <w15:commentEx w15:paraId="433B93E1" w15:done="1"/>
  <w15:commentEx w15:paraId="614181AF" w15:paraIdParent="433B93E1" w15:done="1"/>
  <w15:commentEx w15:paraId="2EEE13CE" w15:done="1"/>
  <w15:commentEx w15:paraId="0D9A7F26" w15:paraIdParent="2EEE13CE" w15:done="1"/>
  <w15:commentEx w15:paraId="0ECBD628" w15:done="1"/>
  <w15:commentEx w15:paraId="6C0DE764" w15:paraIdParent="0ECBD628" w15:done="1"/>
  <w15:commentEx w15:paraId="32519392" w15:done="1"/>
  <w15:commentEx w15:paraId="6ABB347A" w15:done="1"/>
  <w15:commentEx w15:paraId="28D5F1CB" w15:paraIdParent="6ABB347A" w15:done="1"/>
  <w15:commentEx w15:paraId="43989240" w15:done="1"/>
  <w15:commentEx w15:paraId="70FFB8B7" w15:paraIdParent="43989240" w15:done="1"/>
  <w15:commentEx w15:paraId="2EB5EF51" w15:done="1"/>
  <w15:commentEx w15:paraId="232380AD" w15:done="1"/>
  <w15:commentEx w15:paraId="13853138" w15:paraIdParent="232380AD" w15:done="1"/>
  <w15:commentEx w15:paraId="1A6C350D" w15:done="1"/>
  <w15:commentEx w15:paraId="501C5D5C" w15:done="1"/>
  <w15:commentEx w15:paraId="0E3A064B" w15:paraIdParent="501C5D5C" w15:done="1"/>
  <w15:commentEx w15:paraId="7A30D686" w15:done="1"/>
  <w15:commentEx w15:paraId="48E257CC" w15:paraIdParent="7A30D686" w15:done="1"/>
  <w15:commentEx w15:paraId="7643AC70" w15:done="1"/>
  <w15:commentEx w15:paraId="75772B5F" w15:paraIdParent="7643AC70" w15:done="1"/>
  <w15:commentEx w15:paraId="04C5FF09" w15:done="1"/>
  <w15:commentEx w15:paraId="7E8BF2AD" w15:paraIdParent="04C5FF09" w15:done="1"/>
  <w15:commentEx w15:paraId="7BD01576" w15:done="1"/>
  <w15:commentEx w15:paraId="49457A22" w15:paraIdParent="7BD01576" w15:done="1"/>
  <w15:commentEx w15:paraId="6AD85F6D" w15:done="1"/>
  <w15:commentEx w15:paraId="3B213848" w15:paraIdParent="6AD85F6D" w15:done="1"/>
  <w15:commentEx w15:paraId="4CE72F52" w15:done="1"/>
  <w15:commentEx w15:paraId="60603737" w15:paraIdParent="4CE72F52" w15:done="1"/>
  <w15:commentEx w15:paraId="0E7FD7C4" w15:done="1"/>
  <w15:commentEx w15:paraId="0DE8CFC7" w15:paraIdParent="0E7FD7C4" w15:done="1"/>
  <w15:commentEx w15:paraId="19A813C4" w15:done="1"/>
  <w15:commentEx w15:paraId="68550320" w15:paraIdParent="19A813C4" w15:done="1"/>
  <w15:commentEx w15:paraId="313333A6" w15:done="1"/>
  <w15:commentEx w15:paraId="0E2B5CFA" w15:paraIdParent="313333A6" w15:done="1"/>
  <w15:commentEx w15:paraId="1967D3B1" w15:paraIdParent="313333A6" w15:done="1"/>
  <w15:commentEx w15:paraId="29E5A4A5" w15:done="1"/>
  <w15:commentEx w15:paraId="38DE8359" w15:paraIdParent="29E5A4A5" w15:done="1"/>
  <w15:commentEx w15:paraId="57151A96" w15:done="1"/>
  <w15:commentEx w15:paraId="79A1BC45" w15:paraIdParent="57151A96" w15:done="1"/>
  <w15:commentEx w15:paraId="04D64D61" w15:done="1"/>
  <w15:commentEx w15:paraId="3563A3A2" w15:paraIdParent="04D64D61" w15:done="1"/>
  <w15:commentEx w15:paraId="2BE17FB1" w15:done="1"/>
  <w15:commentEx w15:paraId="331B30B1" w15:paraIdParent="2BE17FB1" w15:done="1"/>
  <w15:commentEx w15:paraId="540D464F" w15:done="1"/>
  <w15:commentEx w15:paraId="401CB574" w15:paraIdParent="540D464F" w15:done="1"/>
  <w15:commentEx w15:paraId="1C078B60" w15:done="1"/>
  <w15:commentEx w15:paraId="029FA854" w15:paraIdParent="1C078B60" w15:done="1"/>
  <w15:commentEx w15:paraId="5348758C" w15:done="1"/>
  <w15:commentEx w15:paraId="0CCFD3CA" w15:paraIdParent="5348758C" w15:done="1"/>
  <w15:commentEx w15:paraId="5642468D" w15:done="1"/>
  <w15:commentEx w15:paraId="2EA5FF48" w15:paraIdParent="5642468D" w15:done="1"/>
  <w15:commentEx w15:paraId="6A689CA4" w15:done="1"/>
  <w15:commentEx w15:paraId="27E8869B" w15:paraIdParent="6A689CA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0D46913" w16cex:dateUtc="2024-07-09T23:26:00Z"/>
  <w16cex:commentExtensible w16cex:durableId="53241C0E" w16cex:dateUtc="2024-07-11T00:56:00Z"/>
  <w16cex:commentExtensible w16cex:durableId="6BDA336A" w16cex:dateUtc="2024-07-09T22:16:00Z"/>
  <w16cex:commentExtensible w16cex:durableId="04B35AA5" w16cex:dateUtc="2024-07-10T04:58:00Z"/>
  <w16cex:commentExtensible w16cex:durableId="37F55CD5" w16cex:dateUtc="2024-07-09T22:16:00Z"/>
  <w16cex:commentExtensible w16cex:durableId="16510B58" w16cex:dateUtc="2024-07-10T04:58:00Z"/>
  <w16cex:commentExtensible w16cex:durableId="53E5B0E5" w16cex:dateUtc="2024-07-09T22:46:00Z"/>
  <w16cex:commentExtensible w16cex:durableId="49D7B06E" w16cex:dateUtc="2024-07-10T05:09:00Z"/>
  <w16cex:commentExtensible w16cex:durableId="6214F321" w16cex:dateUtc="2024-07-09T22:45:00Z"/>
  <w16cex:commentExtensible w16cex:durableId="11B2EFB4" w16cex:dateUtc="2024-07-10T05:16:00Z"/>
  <w16cex:commentExtensible w16cex:durableId="4657A7B2" w16cex:dateUtc="2024-07-09T23:12:00Z"/>
  <w16cex:commentExtensible w16cex:durableId="7B8B18C1" w16cex:dateUtc="2024-07-09T23:13:00Z"/>
  <w16cex:commentExtensible w16cex:durableId="29A2AE39" w16cex:dateUtc="2024-07-10T05:18:00Z"/>
  <w16cex:commentExtensible w16cex:durableId="6CB9A479" w16cex:dateUtc="2024-07-09T23:43:00Z"/>
  <w16cex:commentExtensible w16cex:durableId="32EE6371" w16cex:dateUtc="2024-07-10T05:23:00Z"/>
  <w16cex:commentExtensible w16cex:durableId="7D24F4A4" w16cex:dateUtc="2024-07-10T00:20:00Z"/>
  <w16cex:commentExtensible w16cex:durableId="30A44436" w16cex:dateUtc="2024-07-10T00:20:00Z"/>
  <w16cex:commentExtensible w16cex:durableId="408379D1" w16cex:dateUtc="2024-07-10T05:28:00Z"/>
  <w16cex:commentExtensible w16cex:durableId="74BCFDDA" w16cex:dateUtc="2024-07-10T00:26:00Z"/>
  <w16cex:commentExtensible w16cex:durableId="0961B8B8" w16cex:dateUtc="2024-07-10T00:43:00Z"/>
  <w16cex:commentExtensible w16cex:durableId="7D50DE67" w16cex:dateUtc="2024-07-10T06:04:00Z"/>
  <w16cex:commentExtensible w16cex:durableId="65F7F859" w16cex:dateUtc="2024-07-10T00:47:00Z"/>
  <w16cex:commentExtensible w16cex:durableId="5C6E13C6" w16cex:dateUtc="2024-07-10T06:14:00Z"/>
  <w16cex:commentExtensible w16cex:durableId="191E662B" w16cex:dateUtc="2024-07-10T00:47:00Z"/>
  <w16cex:commentExtensible w16cex:durableId="55951D03" w16cex:dateUtc="2024-07-10T06:14:00Z"/>
  <w16cex:commentExtensible w16cex:durableId="25C52FB6" w16cex:dateUtc="2024-07-10T00:51:00Z"/>
  <w16cex:commentExtensible w16cex:durableId="2F2F50DC" w16cex:dateUtc="2024-07-10T06:18:00Z"/>
  <w16cex:commentExtensible w16cex:durableId="116E4333" w16cex:dateUtc="2024-07-10T00:52:00Z"/>
  <w16cex:commentExtensible w16cex:durableId="7195560B" w16cex:dateUtc="2024-07-10T06:19:00Z"/>
  <w16cex:commentExtensible w16cex:durableId="30F2CE2E" w16cex:dateUtc="2024-07-10T01:11:00Z"/>
  <w16cex:commentExtensible w16cex:durableId="2BA58F81" w16cex:dateUtc="2024-07-10T06:33:00Z"/>
  <w16cex:commentExtensible w16cex:durableId="1C8AC7E3" w16cex:dateUtc="2024-07-10T01:15:00Z"/>
  <w16cex:commentExtensible w16cex:durableId="27CBBE62" w16cex:dateUtc="2024-07-10T06:35:00Z"/>
  <w16cex:commentExtensible w16cex:durableId="1539C5C8" w16cex:dateUtc="2024-07-10T02:40:00Z"/>
  <w16cex:commentExtensible w16cex:durableId="20AF73C6" w16cex:dateUtc="2024-07-10T11:29:00Z"/>
  <w16cex:commentExtensible w16cex:durableId="2256BD03" w16cex:dateUtc="2024-07-10T02:40:00Z"/>
  <w16cex:commentExtensible w16cex:durableId="7FFCB975" w16cex:dateUtc="2024-07-10T12:23:00Z"/>
  <w16cex:commentExtensible w16cex:durableId="71A9F096" w16cex:dateUtc="2024-07-10T02:42:00Z"/>
  <w16cex:commentExtensible w16cex:durableId="0090A0E4" w16cex:dateUtc="2024-07-10T02:43:00Z"/>
  <w16cex:commentExtensible w16cex:durableId="68E57E1D" w16cex:dateUtc="2024-07-10T08:51:00Z"/>
  <w16cex:commentExtensible w16cex:durableId="2787328F" w16cex:dateUtc="2024-07-10T02:46:00Z"/>
  <w16cex:commentExtensible w16cex:durableId="009326EF" w16cex:dateUtc="2024-07-10T09:03:00Z"/>
  <w16cex:commentExtensible w16cex:durableId="567F57E5" w16cex:dateUtc="2024-07-10T02:52:00Z"/>
  <w16cex:commentExtensible w16cex:durableId="1DC14C6C" w16cex:dateUtc="2024-07-10T09:10:00Z"/>
  <w16cex:commentExtensible w16cex:durableId="1793F263" w16cex:dateUtc="2024-07-10T02:54:00Z"/>
  <w16cex:commentExtensible w16cex:durableId="0B872422" w16cex:dateUtc="2024-07-10T11:07:00Z"/>
  <w16cex:commentExtensible w16cex:durableId="57FC43FC" w16cex:dateUtc="2024-07-10T02:57:00Z"/>
  <w16cex:commentExtensible w16cex:durableId="20B2B1E8" w16cex:dateUtc="2024-07-10T09:16:00Z"/>
  <w16cex:commentExtensible w16cex:durableId="580962C2" w16cex:dateUtc="2024-07-10T03:00:00Z"/>
  <w16cex:commentExtensible w16cex:durableId="28874AD3" w16cex:dateUtc="2024-07-10T09:34:00Z"/>
  <w16cex:commentExtensible w16cex:durableId="704D5842" w16cex:dateUtc="2024-07-10T02:59:00Z"/>
  <w16cex:commentExtensible w16cex:durableId="4754D8C6" w16cex:dateUtc="2024-07-10T09:19:00Z"/>
  <w16cex:commentExtensible w16cex:durableId="7C53BCFF" w16cex:dateUtc="2024-07-10T03:03:00Z"/>
  <w16cex:commentExtensible w16cex:durableId="2BAAFFCD" w16cex:dateUtc="2024-07-10T09:37:00Z"/>
  <w16cex:commentExtensible w16cex:durableId="486CBDB4" w16cex:dateUtc="2024-07-10T03:06:00Z"/>
  <w16cex:commentExtensible w16cex:durableId="6E52C6FC" w16cex:dateUtc="2024-07-10T09:39:00Z"/>
  <w16cex:commentExtensible w16cex:durableId="51E58CFB" w16cex:dateUtc="2024-07-10T03:08:00Z"/>
  <w16cex:commentExtensible w16cex:durableId="57A8BC87" w16cex:dateUtc="2024-07-11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B5E1CCE" w16cid:durableId="60D46913"/>
  <w16cid:commentId w16cid:paraId="6CD217BC" w16cid:durableId="53241C0E"/>
  <w16cid:commentId w16cid:paraId="2A754E88" w16cid:durableId="6BDA336A"/>
  <w16cid:commentId w16cid:paraId="15E3F3EF" w16cid:durableId="04B35AA5"/>
  <w16cid:commentId w16cid:paraId="433B93E1" w16cid:durableId="37F55CD5"/>
  <w16cid:commentId w16cid:paraId="614181AF" w16cid:durableId="16510B58"/>
  <w16cid:commentId w16cid:paraId="2EEE13CE" w16cid:durableId="53E5B0E5"/>
  <w16cid:commentId w16cid:paraId="0D9A7F26" w16cid:durableId="49D7B06E"/>
  <w16cid:commentId w16cid:paraId="0ECBD628" w16cid:durableId="6214F321"/>
  <w16cid:commentId w16cid:paraId="6C0DE764" w16cid:durableId="11B2EFB4"/>
  <w16cid:commentId w16cid:paraId="32519392" w16cid:durableId="4657A7B2"/>
  <w16cid:commentId w16cid:paraId="6ABB347A" w16cid:durableId="7B8B18C1"/>
  <w16cid:commentId w16cid:paraId="28D5F1CB" w16cid:durableId="29A2AE39"/>
  <w16cid:commentId w16cid:paraId="43989240" w16cid:durableId="6CB9A479"/>
  <w16cid:commentId w16cid:paraId="70FFB8B7" w16cid:durableId="32EE6371"/>
  <w16cid:commentId w16cid:paraId="2EB5EF51" w16cid:durableId="7D24F4A4"/>
  <w16cid:commentId w16cid:paraId="232380AD" w16cid:durableId="30A44436"/>
  <w16cid:commentId w16cid:paraId="13853138" w16cid:durableId="408379D1"/>
  <w16cid:commentId w16cid:paraId="1A6C350D" w16cid:durableId="74BCFDDA"/>
  <w16cid:commentId w16cid:paraId="501C5D5C" w16cid:durableId="0961B8B8"/>
  <w16cid:commentId w16cid:paraId="0E3A064B" w16cid:durableId="7D50DE67"/>
  <w16cid:commentId w16cid:paraId="7A30D686" w16cid:durableId="65F7F859"/>
  <w16cid:commentId w16cid:paraId="48E257CC" w16cid:durableId="5C6E13C6"/>
  <w16cid:commentId w16cid:paraId="7643AC70" w16cid:durableId="191E662B"/>
  <w16cid:commentId w16cid:paraId="75772B5F" w16cid:durableId="55951D03"/>
  <w16cid:commentId w16cid:paraId="04C5FF09" w16cid:durableId="25C52FB6"/>
  <w16cid:commentId w16cid:paraId="7E8BF2AD" w16cid:durableId="2F2F50DC"/>
  <w16cid:commentId w16cid:paraId="7BD01576" w16cid:durableId="116E4333"/>
  <w16cid:commentId w16cid:paraId="49457A22" w16cid:durableId="7195560B"/>
  <w16cid:commentId w16cid:paraId="6AD85F6D" w16cid:durableId="30F2CE2E"/>
  <w16cid:commentId w16cid:paraId="3B213848" w16cid:durableId="2BA58F81"/>
  <w16cid:commentId w16cid:paraId="4CE72F52" w16cid:durableId="1C8AC7E3"/>
  <w16cid:commentId w16cid:paraId="60603737" w16cid:durableId="27CBBE62"/>
  <w16cid:commentId w16cid:paraId="0E7FD7C4" w16cid:durableId="1539C5C8"/>
  <w16cid:commentId w16cid:paraId="0DE8CFC7" w16cid:durableId="20AF73C6"/>
  <w16cid:commentId w16cid:paraId="19A813C4" w16cid:durableId="2256BD03"/>
  <w16cid:commentId w16cid:paraId="68550320" w16cid:durableId="7FFCB975"/>
  <w16cid:commentId w16cid:paraId="313333A6" w16cid:durableId="71A9F096"/>
  <w16cid:commentId w16cid:paraId="0E2B5CFA" w16cid:durableId="0090A0E4"/>
  <w16cid:commentId w16cid:paraId="1967D3B1" w16cid:durableId="68E57E1D"/>
  <w16cid:commentId w16cid:paraId="29E5A4A5" w16cid:durableId="2787328F"/>
  <w16cid:commentId w16cid:paraId="38DE8359" w16cid:durableId="009326EF"/>
  <w16cid:commentId w16cid:paraId="57151A96" w16cid:durableId="567F57E5"/>
  <w16cid:commentId w16cid:paraId="79A1BC45" w16cid:durableId="1DC14C6C"/>
  <w16cid:commentId w16cid:paraId="04D64D61" w16cid:durableId="1793F263"/>
  <w16cid:commentId w16cid:paraId="3563A3A2" w16cid:durableId="0B872422"/>
  <w16cid:commentId w16cid:paraId="2BE17FB1" w16cid:durableId="57FC43FC"/>
  <w16cid:commentId w16cid:paraId="331B30B1" w16cid:durableId="20B2B1E8"/>
  <w16cid:commentId w16cid:paraId="540D464F" w16cid:durableId="580962C2"/>
  <w16cid:commentId w16cid:paraId="401CB574" w16cid:durableId="28874AD3"/>
  <w16cid:commentId w16cid:paraId="1C078B60" w16cid:durableId="704D5842"/>
  <w16cid:commentId w16cid:paraId="029FA854" w16cid:durableId="4754D8C6"/>
  <w16cid:commentId w16cid:paraId="5348758C" w16cid:durableId="7C53BCFF"/>
  <w16cid:commentId w16cid:paraId="0CCFD3CA" w16cid:durableId="2BAAFFCD"/>
  <w16cid:commentId w16cid:paraId="5642468D" w16cid:durableId="486CBDB4"/>
  <w16cid:commentId w16cid:paraId="2EA5FF48" w16cid:durableId="6E52C6FC"/>
  <w16cid:commentId w16cid:paraId="6A689CA4" w16cid:durableId="51E58CFB"/>
  <w16cid:commentId w16cid:paraId="27E8869B" w16cid:durableId="57A8BC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2D050E"/>
    <w:multiLevelType w:val="multilevel"/>
    <w:tmpl w:val="340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6777A"/>
    <w:multiLevelType w:val="hybridMultilevel"/>
    <w:tmpl w:val="88080A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A831632"/>
    <w:multiLevelType w:val="hybridMultilevel"/>
    <w:tmpl w:val="44B6855C"/>
    <w:lvl w:ilvl="0" w:tplc="4A28784C">
      <w:start w:val="1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F697D64"/>
    <w:multiLevelType w:val="hybridMultilevel"/>
    <w:tmpl w:val="61AA3ADE"/>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4363967"/>
    <w:multiLevelType w:val="hybridMultilevel"/>
    <w:tmpl w:val="D21E5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804391"/>
    <w:multiLevelType w:val="hybridMultilevel"/>
    <w:tmpl w:val="BB16F5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6394E81"/>
    <w:multiLevelType w:val="hybridMultilevel"/>
    <w:tmpl w:val="CF7C48BC"/>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C90585F"/>
    <w:multiLevelType w:val="hybridMultilevel"/>
    <w:tmpl w:val="17C0649E"/>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76C6713"/>
    <w:multiLevelType w:val="hybridMultilevel"/>
    <w:tmpl w:val="2DC09308"/>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BAE3676"/>
    <w:multiLevelType w:val="hybridMultilevel"/>
    <w:tmpl w:val="59B26B3C"/>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15346494">
    <w:abstractNumId w:val="9"/>
  </w:num>
  <w:num w:numId="2" w16cid:durableId="1962496406">
    <w:abstractNumId w:val="1"/>
  </w:num>
  <w:num w:numId="3" w16cid:durableId="534975076">
    <w:abstractNumId w:val="6"/>
  </w:num>
  <w:num w:numId="4" w16cid:durableId="1773280920">
    <w:abstractNumId w:val="7"/>
  </w:num>
  <w:num w:numId="5" w16cid:durableId="1385566871">
    <w:abstractNumId w:val="8"/>
  </w:num>
  <w:num w:numId="6" w16cid:durableId="1670713499">
    <w:abstractNumId w:val="3"/>
  </w:num>
  <w:num w:numId="7" w16cid:durableId="1324549290">
    <w:abstractNumId w:val="2"/>
  </w:num>
  <w:num w:numId="8" w16cid:durableId="1301575376">
    <w:abstractNumId w:val="0"/>
  </w:num>
  <w:num w:numId="9" w16cid:durableId="471992475">
    <w:abstractNumId w:val="5"/>
  </w:num>
  <w:num w:numId="10" w16cid:durableId="43371731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n Lim Ho">
    <w15:presenceInfo w15:providerId="AD" w15:userId="S::z3489017@ad.unsw.edu.au::d478686e-be09-41cb-9a63-8a1a2ea93f42"/>
  </w15:person>
  <w15:person w15:author="Malgorzata Nakagawa-Lagisz">
    <w15:presenceInfo w15:providerId="AD" w15:userId="S::z3509719@ad.unsw.edu.au::67e4a3ec-ff41-4dd3-93ba-a8a3979eae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83"/>
    <w:rsid w:val="000012FB"/>
    <w:rsid w:val="00013431"/>
    <w:rsid w:val="00021AEE"/>
    <w:rsid w:val="0002224F"/>
    <w:rsid w:val="000301C2"/>
    <w:rsid w:val="00035BB5"/>
    <w:rsid w:val="00047AE3"/>
    <w:rsid w:val="00047DC8"/>
    <w:rsid w:val="000512EB"/>
    <w:rsid w:val="00052BFC"/>
    <w:rsid w:val="00055E25"/>
    <w:rsid w:val="00056FAF"/>
    <w:rsid w:val="0005738E"/>
    <w:rsid w:val="00060D2B"/>
    <w:rsid w:val="00065873"/>
    <w:rsid w:val="00071A25"/>
    <w:rsid w:val="0007257C"/>
    <w:rsid w:val="00072883"/>
    <w:rsid w:val="000733DE"/>
    <w:rsid w:val="00081D27"/>
    <w:rsid w:val="000975BF"/>
    <w:rsid w:val="000A2239"/>
    <w:rsid w:val="000A45AF"/>
    <w:rsid w:val="000A68F6"/>
    <w:rsid w:val="000B07BB"/>
    <w:rsid w:val="000B6675"/>
    <w:rsid w:val="000F0E2F"/>
    <w:rsid w:val="000F6AA1"/>
    <w:rsid w:val="000F6FA7"/>
    <w:rsid w:val="00100E38"/>
    <w:rsid w:val="00102086"/>
    <w:rsid w:val="00103DDA"/>
    <w:rsid w:val="0010574A"/>
    <w:rsid w:val="00126453"/>
    <w:rsid w:val="001417C5"/>
    <w:rsid w:val="0014223E"/>
    <w:rsid w:val="00142D3A"/>
    <w:rsid w:val="00145CE5"/>
    <w:rsid w:val="00152F98"/>
    <w:rsid w:val="00157082"/>
    <w:rsid w:val="0016179E"/>
    <w:rsid w:val="00165639"/>
    <w:rsid w:val="00171BCB"/>
    <w:rsid w:val="0017250E"/>
    <w:rsid w:val="00172A4D"/>
    <w:rsid w:val="0018080B"/>
    <w:rsid w:val="00180D3A"/>
    <w:rsid w:val="00183994"/>
    <w:rsid w:val="00185FE5"/>
    <w:rsid w:val="00186BA0"/>
    <w:rsid w:val="00187DA8"/>
    <w:rsid w:val="001924DD"/>
    <w:rsid w:val="001A0BDB"/>
    <w:rsid w:val="001A0F8D"/>
    <w:rsid w:val="001A1512"/>
    <w:rsid w:val="001A7D35"/>
    <w:rsid w:val="001D3512"/>
    <w:rsid w:val="001D546B"/>
    <w:rsid w:val="001D7E75"/>
    <w:rsid w:val="001E154B"/>
    <w:rsid w:val="001E2886"/>
    <w:rsid w:val="001E3161"/>
    <w:rsid w:val="001E462B"/>
    <w:rsid w:val="001E52F6"/>
    <w:rsid w:val="001F1D32"/>
    <w:rsid w:val="001F3748"/>
    <w:rsid w:val="001F530F"/>
    <w:rsid w:val="001F5EAC"/>
    <w:rsid w:val="002013BA"/>
    <w:rsid w:val="0020737C"/>
    <w:rsid w:val="002212BD"/>
    <w:rsid w:val="00224450"/>
    <w:rsid w:val="00242B67"/>
    <w:rsid w:val="00243B90"/>
    <w:rsid w:val="0025170D"/>
    <w:rsid w:val="00253079"/>
    <w:rsid w:val="00260045"/>
    <w:rsid w:val="002640F6"/>
    <w:rsid w:val="002717C5"/>
    <w:rsid w:val="00272567"/>
    <w:rsid w:val="00281473"/>
    <w:rsid w:val="002826D0"/>
    <w:rsid w:val="002858E8"/>
    <w:rsid w:val="00286ECA"/>
    <w:rsid w:val="00287C86"/>
    <w:rsid w:val="00290E52"/>
    <w:rsid w:val="00293655"/>
    <w:rsid w:val="00293AA8"/>
    <w:rsid w:val="00293F9B"/>
    <w:rsid w:val="00296548"/>
    <w:rsid w:val="002A54BF"/>
    <w:rsid w:val="002C6372"/>
    <w:rsid w:val="002D4027"/>
    <w:rsid w:val="002D5FBB"/>
    <w:rsid w:val="002D7B03"/>
    <w:rsid w:val="002D7C72"/>
    <w:rsid w:val="00314078"/>
    <w:rsid w:val="00314DA9"/>
    <w:rsid w:val="00326800"/>
    <w:rsid w:val="00335237"/>
    <w:rsid w:val="003361A5"/>
    <w:rsid w:val="003366A0"/>
    <w:rsid w:val="00336A0C"/>
    <w:rsid w:val="0033772A"/>
    <w:rsid w:val="003472D3"/>
    <w:rsid w:val="00371E5A"/>
    <w:rsid w:val="0037497C"/>
    <w:rsid w:val="00381C93"/>
    <w:rsid w:val="003840D2"/>
    <w:rsid w:val="00385E8F"/>
    <w:rsid w:val="00386BE9"/>
    <w:rsid w:val="003937A6"/>
    <w:rsid w:val="00393C7E"/>
    <w:rsid w:val="003A17D6"/>
    <w:rsid w:val="003A3943"/>
    <w:rsid w:val="003A72F5"/>
    <w:rsid w:val="003B18A0"/>
    <w:rsid w:val="003B1A33"/>
    <w:rsid w:val="003B35C5"/>
    <w:rsid w:val="003C36A2"/>
    <w:rsid w:val="003C3C5A"/>
    <w:rsid w:val="003C4681"/>
    <w:rsid w:val="003C5630"/>
    <w:rsid w:val="003E09F0"/>
    <w:rsid w:val="003E7B6C"/>
    <w:rsid w:val="003F03F1"/>
    <w:rsid w:val="003F5FF3"/>
    <w:rsid w:val="003F7E7B"/>
    <w:rsid w:val="00401228"/>
    <w:rsid w:val="0040150E"/>
    <w:rsid w:val="00402FCF"/>
    <w:rsid w:val="0040350F"/>
    <w:rsid w:val="004156B5"/>
    <w:rsid w:val="004179CA"/>
    <w:rsid w:val="00422898"/>
    <w:rsid w:val="00426046"/>
    <w:rsid w:val="00427380"/>
    <w:rsid w:val="0043209C"/>
    <w:rsid w:val="004336D9"/>
    <w:rsid w:val="00437002"/>
    <w:rsid w:val="00443F94"/>
    <w:rsid w:val="00444A28"/>
    <w:rsid w:val="004454EF"/>
    <w:rsid w:val="00446E37"/>
    <w:rsid w:val="004516D6"/>
    <w:rsid w:val="00454176"/>
    <w:rsid w:val="004722A1"/>
    <w:rsid w:val="00473977"/>
    <w:rsid w:val="00473D4B"/>
    <w:rsid w:val="00474955"/>
    <w:rsid w:val="00475B7D"/>
    <w:rsid w:val="004761A1"/>
    <w:rsid w:val="00477874"/>
    <w:rsid w:val="00480A05"/>
    <w:rsid w:val="00483068"/>
    <w:rsid w:val="00485FDC"/>
    <w:rsid w:val="004915FB"/>
    <w:rsid w:val="00495694"/>
    <w:rsid w:val="004A0E24"/>
    <w:rsid w:val="004A3681"/>
    <w:rsid w:val="004A5A91"/>
    <w:rsid w:val="004A5FE2"/>
    <w:rsid w:val="004B67EE"/>
    <w:rsid w:val="004C0B2C"/>
    <w:rsid w:val="004C0DF0"/>
    <w:rsid w:val="004D05FC"/>
    <w:rsid w:val="004D5C8A"/>
    <w:rsid w:val="004E10E7"/>
    <w:rsid w:val="004E3C7A"/>
    <w:rsid w:val="004F0D57"/>
    <w:rsid w:val="004F2137"/>
    <w:rsid w:val="004F357B"/>
    <w:rsid w:val="005014AF"/>
    <w:rsid w:val="0050354C"/>
    <w:rsid w:val="00510FF4"/>
    <w:rsid w:val="005130F3"/>
    <w:rsid w:val="0053195C"/>
    <w:rsid w:val="005344D1"/>
    <w:rsid w:val="005367BA"/>
    <w:rsid w:val="00537F8A"/>
    <w:rsid w:val="00540E57"/>
    <w:rsid w:val="00545AF5"/>
    <w:rsid w:val="005501E3"/>
    <w:rsid w:val="00553125"/>
    <w:rsid w:val="005607A6"/>
    <w:rsid w:val="00560C82"/>
    <w:rsid w:val="0057507A"/>
    <w:rsid w:val="00580373"/>
    <w:rsid w:val="005822E1"/>
    <w:rsid w:val="00585E11"/>
    <w:rsid w:val="005865DD"/>
    <w:rsid w:val="00590E2C"/>
    <w:rsid w:val="00595489"/>
    <w:rsid w:val="00595F8A"/>
    <w:rsid w:val="005B0A7D"/>
    <w:rsid w:val="005B3ADB"/>
    <w:rsid w:val="005B421D"/>
    <w:rsid w:val="005B6AD1"/>
    <w:rsid w:val="005B7F32"/>
    <w:rsid w:val="005C0494"/>
    <w:rsid w:val="005E3FE2"/>
    <w:rsid w:val="005E4A0D"/>
    <w:rsid w:val="005F1352"/>
    <w:rsid w:val="00600E04"/>
    <w:rsid w:val="0060234B"/>
    <w:rsid w:val="00607990"/>
    <w:rsid w:val="00610174"/>
    <w:rsid w:val="00611B71"/>
    <w:rsid w:val="00612553"/>
    <w:rsid w:val="00624428"/>
    <w:rsid w:val="00627305"/>
    <w:rsid w:val="00630175"/>
    <w:rsid w:val="00630D40"/>
    <w:rsid w:val="0063162C"/>
    <w:rsid w:val="00644564"/>
    <w:rsid w:val="00646502"/>
    <w:rsid w:val="0065659A"/>
    <w:rsid w:val="00657E11"/>
    <w:rsid w:val="00662671"/>
    <w:rsid w:val="006644C0"/>
    <w:rsid w:val="0066478C"/>
    <w:rsid w:val="00664E72"/>
    <w:rsid w:val="00665E48"/>
    <w:rsid w:val="006665C0"/>
    <w:rsid w:val="0066705E"/>
    <w:rsid w:val="00667F09"/>
    <w:rsid w:val="00673745"/>
    <w:rsid w:val="00675789"/>
    <w:rsid w:val="0067657C"/>
    <w:rsid w:val="006803B1"/>
    <w:rsid w:val="00681863"/>
    <w:rsid w:val="00682799"/>
    <w:rsid w:val="00683B4C"/>
    <w:rsid w:val="00684681"/>
    <w:rsid w:val="00687C8A"/>
    <w:rsid w:val="006A3B67"/>
    <w:rsid w:val="006B16CE"/>
    <w:rsid w:val="006B182D"/>
    <w:rsid w:val="006B22E8"/>
    <w:rsid w:val="006B433D"/>
    <w:rsid w:val="006B7D21"/>
    <w:rsid w:val="006C2CC0"/>
    <w:rsid w:val="006C4A24"/>
    <w:rsid w:val="006D120C"/>
    <w:rsid w:val="006D6FA3"/>
    <w:rsid w:val="006E3031"/>
    <w:rsid w:val="006E37E9"/>
    <w:rsid w:val="006E3F5A"/>
    <w:rsid w:val="006F0850"/>
    <w:rsid w:val="006F722B"/>
    <w:rsid w:val="006F7B51"/>
    <w:rsid w:val="00703BA8"/>
    <w:rsid w:val="0070542B"/>
    <w:rsid w:val="00705A00"/>
    <w:rsid w:val="0070635D"/>
    <w:rsid w:val="007077D6"/>
    <w:rsid w:val="0071100F"/>
    <w:rsid w:val="0071109C"/>
    <w:rsid w:val="0071176B"/>
    <w:rsid w:val="00712A78"/>
    <w:rsid w:val="00721AD9"/>
    <w:rsid w:val="00726333"/>
    <w:rsid w:val="00726B3F"/>
    <w:rsid w:val="007270A4"/>
    <w:rsid w:val="00733B6D"/>
    <w:rsid w:val="00743641"/>
    <w:rsid w:val="00744643"/>
    <w:rsid w:val="00744D08"/>
    <w:rsid w:val="00746C1E"/>
    <w:rsid w:val="0075568E"/>
    <w:rsid w:val="0076338A"/>
    <w:rsid w:val="007641CE"/>
    <w:rsid w:val="007662FC"/>
    <w:rsid w:val="0076737C"/>
    <w:rsid w:val="007818B7"/>
    <w:rsid w:val="00784189"/>
    <w:rsid w:val="00785E6F"/>
    <w:rsid w:val="00790EE8"/>
    <w:rsid w:val="007937B1"/>
    <w:rsid w:val="007938F4"/>
    <w:rsid w:val="0079517A"/>
    <w:rsid w:val="00796809"/>
    <w:rsid w:val="00797830"/>
    <w:rsid w:val="007A0A64"/>
    <w:rsid w:val="007A0E3F"/>
    <w:rsid w:val="007B2036"/>
    <w:rsid w:val="007B4F61"/>
    <w:rsid w:val="007B5ED1"/>
    <w:rsid w:val="007B5EE5"/>
    <w:rsid w:val="007C1E17"/>
    <w:rsid w:val="007C222D"/>
    <w:rsid w:val="007C4669"/>
    <w:rsid w:val="007D28D6"/>
    <w:rsid w:val="007D3186"/>
    <w:rsid w:val="007D34B4"/>
    <w:rsid w:val="007D3AB7"/>
    <w:rsid w:val="007D475D"/>
    <w:rsid w:val="007D4C19"/>
    <w:rsid w:val="007E52CB"/>
    <w:rsid w:val="007F0ACB"/>
    <w:rsid w:val="007F4964"/>
    <w:rsid w:val="0080150C"/>
    <w:rsid w:val="008034A8"/>
    <w:rsid w:val="00804437"/>
    <w:rsid w:val="00815772"/>
    <w:rsid w:val="00823EAB"/>
    <w:rsid w:val="00826731"/>
    <w:rsid w:val="0083447E"/>
    <w:rsid w:val="008346F9"/>
    <w:rsid w:val="008403CA"/>
    <w:rsid w:val="00840592"/>
    <w:rsid w:val="00840DCA"/>
    <w:rsid w:val="00841592"/>
    <w:rsid w:val="00841CD0"/>
    <w:rsid w:val="00842D48"/>
    <w:rsid w:val="00846D93"/>
    <w:rsid w:val="0084773B"/>
    <w:rsid w:val="00850D67"/>
    <w:rsid w:val="00863576"/>
    <w:rsid w:val="008639BE"/>
    <w:rsid w:val="0087221C"/>
    <w:rsid w:val="00875A72"/>
    <w:rsid w:val="00875FA0"/>
    <w:rsid w:val="00876D31"/>
    <w:rsid w:val="00881E53"/>
    <w:rsid w:val="00882644"/>
    <w:rsid w:val="00883F53"/>
    <w:rsid w:val="00885D47"/>
    <w:rsid w:val="00890294"/>
    <w:rsid w:val="008928D0"/>
    <w:rsid w:val="00896970"/>
    <w:rsid w:val="00896BD9"/>
    <w:rsid w:val="008A1535"/>
    <w:rsid w:val="008A68EA"/>
    <w:rsid w:val="008B1670"/>
    <w:rsid w:val="008C03D5"/>
    <w:rsid w:val="008D0937"/>
    <w:rsid w:val="008D3906"/>
    <w:rsid w:val="008E1580"/>
    <w:rsid w:val="008E3742"/>
    <w:rsid w:val="008E4A38"/>
    <w:rsid w:val="008F50BB"/>
    <w:rsid w:val="009022F3"/>
    <w:rsid w:val="009029CF"/>
    <w:rsid w:val="009033B4"/>
    <w:rsid w:val="00906AD5"/>
    <w:rsid w:val="00921755"/>
    <w:rsid w:val="00927E0E"/>
    <w:rsid w:val="00927F43"/>
    <w:rsid w:val="00944D18"/>
    <w:rsid w:val="00945AE2"/>
    <w:rsid w:val="0094691A"/>
    <w:rsid w:val="009534E7"/>
    <w:rsid w:val="00956C88"/>
    <w:rsid w:val="00961B4C"/>
    <w:rsid w:val="00962BBF"/>
    <w:rsid w:val="00975B81"/>
    <w:rsid w:val="0097727A"/>
    <w:rsid w:val="00977578"/>
    <w:rsid w:val="009825C1"/>
    <w:rsid w:val="00985B95"/>
    <w:rsid w:val="009861E2"/>
    <w:rsid w:val="009A0977"/>
    <w:rsid w:val="009A4824"/>
    <w:rsid w:val="009B5C05"/>
    <w:rsid w:val="009C0E43"/>
    <w:rsid w:val="009C249B"/>
    <w:rsid w:val="009D171D"/>
    <w:rsid w:val="009D25DE"/>
    <w:rsid w:val="009D3D7F"/>
    <w:rsid w:val="009D5B13"/>
    <w:rsid w:val="009E01FB"/>
    <w:rsid w:val="009E2784"/>
    <w:rsid w:val="009F37C5"/>
    <w:rsid w:val="00A02790"/>
    <w:rsid w:val="00A05474"/>
    <w:rsid w:val="00A06B64"/>
    <w:rsid w:val="00A158F1"/>
    <w:rsid w:val="00A22670"/>
    <w:rsid w:val="00A318CE"/>
    <w:rsid w:val="00A32348"/>
    <w:rsid w:val="00A3318E"/>
    <w:rsid w:val="00A33B0F"/>
    <w:rsid w:val="00A411C5"/>
    <w:rsid w:val="00A45D98"/>
    <w:rsid w:val="00A52A78"/>
    <w:rsid w:val="00A7272F"/>
    <w:rsid w:val="00A74B28"/>
    <w:rsid w:val="00A76790"/>
    <w:rsid w:val="00A815DE"/>
    <w:rsid w:val="00A85673"/>
    <w:rsid w:val="00AA24BE"/>
    <w:rsid w:val="00AA3972"/>
    <w:rsid w:val="00AA502D"/>
    <w:rsid w:val="00AA62FE"/>
    <w:rsid w:val="00AC13AE"/>
    <w:rsid w:val="00AC25B6"/>
    <w:rsid w:val="00AC5068"/>
    <w:rsid w:val="00AC644C"/>
    <w:rsid w:val="00AD0097"/>
    <w:rsid w:val="00AD2F67"/>
    <w:rsid w:val="00AD555A"/>
    <w:rsid w:val="00AD6310"/>
    <w:rsid w:val="00AE2273"/>
    <w:rsid w:val="00AE29AC"/>
    <w:rsid w:val="00AF2C1E"/>
    <w:rsid w:val="00B05383"/>
    <w:rsid w:val="00B102FB"/>
    <w:rsid w:val="00B12DD9"/>
    <w:rsid w:val="00B151B3"/>
    <w:rsid w:val="00B20675"/>
    <w:rsid w:val="00B217FF"/>
    <w:rsid w:val="00B2232B"/>
    <w:rsid w:val="00B324E1"/>
    <w:rsid w:val="00B328B3"/>
    <w:rsid w:val="00B35940"/>
    <w:rsid w:val="00B3658F"/>
    <w:rsid w:val="00B407A3"/>
    <w:rsid w:val="00B47316"/>
    <w:rsid w:val="00B50200"/>
    <w:rsid w:val="00B56355"/>
    <w:rsid w:val="00B6126D"/>
    <w:rsid w:val="00B64713"/>
    <w:rsid w:val="00B64F3C"/>
    <w:rsid w:val="00B72A64"/>
    <w:rsid w:val="00B74A5A"/>
    <w:rsid w:val="00B84046"/>
    <w:rsid w:val="00B9023B"/>
    <w:rsid w:val="00B93268"/>
    <w:rsid w:val="00BA0790"/>
    <w:rsid w:val="00BA293E"/>
    <w:rsid w:val="00BA501F"/>
    <w:rsid w:val="00BA592C"/>
    <w:rsid w:val="00BB0031"/>
    <w:rsid w:val="00BB3DB4"/>
    <w:rsid w:val="00BC06B8"/>
    <w:rsid w:val="00BC5F34"/>
    <w:rsid w:val="00BC6ED6"/>
    <w:rsid w:val="00BD1814"/>
    <w:rsid w:val="00BD2212"/>
    <w:rsid w:val="00BD292B"/>
    <w:rsid w:val="00BD47CF"/>
    <w:rsid w:val="00BF0550"/>
    <w:rsid w:val="00BF1CD6"/>
    <w:rsid w:val="00BF41BC"/>
    <w:rsid w:val="00C00F20"/>
    <w:rsid w:val="00C026D1"/>
    <w:rsid w:val="00C12780"/>
    <w:rsid w:val="00C169F5"/>
    <w:rsid w:val="00C17262"/>
    <w:rsid w:val="00C174E6"/>
    <w:rsid w:val="00C17A57"/>
    <w:rsid w:val="00C20845"/>
    <w:rsid w:val="00C208D0"/>
    <w:rsid w:val="00C2176A"/>
    <w:rsid w:val="00C24F3D"/>
    <w:rsid w:val="00C2685C"/>
    <w:rsid w:val="00C412B8"/>
    <w:rsid w:val="00C43131"/>
    <w:rsid w:val="00C46113"/>
    <w:rsid w:val="00C53CEE"/>
    <w:rsid w:val="00C612A4"/>
    <w:rsid w:val="00C726EF"/>
    <w:rsid w:val="00C73105"/>
    <w:rsid w:val="00C73FF9"/>
    <w:rsid w:val="00C756DE"/>
    <w:rsid w:val="00C75848"/>
    <w:rsid w:val="00C85AA1"/>
    <w:rsid w:val="00C85CC9"/>
    <w:rsid w:val="00C87CC5"/>
    <w:rsid w:val="00C91390"/>
    <w:rsid w:val="00C91524"/>
    <w:rsid w:val="00C96F1F"/>
    <w:rsid w:val="00CA6FB9"/>
    <w:rsid w:val="00CB294C"/>
    <w:rsid w:val="00CB5243"/>
    <w:rsid w:val="00CC474D"/>
    <w:rsid w:val="00CC73CD"/>
    <w:rsid w:val="00CC792F"/>
    <w:rsid w:val="00CD6224"/>
    <w:rsid w:val="00CD73A3"/>
    <w:rsid w:val="00CE24CA"/>
    <w:rsid w:val="00CF45F4"/>
    <w:rsid w:val="00D05446"/>
    <w:rsid w:val="00D06269"/>
    <w:rsid w:val="00D06D4E"/>
    <w:rsid w:val="00D11F09"/>
    <w:rsid w:val="00D11F75"/>
    <w:rsid w:val="00D13261"/>
    <w:rsid w:val="00D13520"/>
    <w:rsid w:val="00D30282"/>
    <w:rsid w:val="00D30A1F"/>
    <w:rsid w:val="00D43F7B"/>
    <w:rsid w:val="00D4489E"/>
    <w:rsid w:val="00D538ED"/>
    <w:rsid w:val="00D55762"/>
    <w:rsid w:val="00D6341E"/>
    <w:rsid w:val="00D644A8"/>
    <w:rsid w:val="00D649EE"/>
    <w:rsid w:val="00D655D6"/>
    <w:rsid w:val="00D72F9C"/>
    <w:rsid w:val="00D74D08"/>
    <w:rsid w:val="00D74D4C"/>
    <w:rsid w:val="00D770B1"/>
    <w:rsid w:val="00D808B3"/>
    <w:rsid w:val="00D8096D"/>
    <w:rsid w:val="00D8174F"/>
    <w:rsid w:val="00D85DA5"/>
    <w:rsid w:val="00D86AA4"/>
    <w:rsid w:val="00D87478"/>
    <w:rsid w:val="00D87BC1"/>
    <w:rsid w:val="00D95ABA"/>
    <w:rsid w:val="00DA27B1"/>
    <w:rsid w:val="00DA3F6F"/>
    <w:rsid w:val="00DA487A"/>
    <w:rsid w:val="00DA5F4B"/>
    <w:rsid w:val="00DA70A3"/>
    <w:rsid w:val="00DC2616"/>
    <w:rsid w:val="00DC368D"/>
    <w:rsid w:val="00DC675F"/>
    <w:rsid w:val="00DD36D4"/>
    <w:rsid w:val="00DD3772"/>
    <w:rsid w:val="00DD7302"/>
    <w:rsid w:val="00DD7CAB"/>
    <w:rsid w:val="00DF2BE5"/>
    <w:rsid w:val="00DF4254"/>
    <w:rsid w:val="00DF4480"/>
    <w:rsid w:val="00DF560E"/>
    <w:rsid w:val="00E00559"/>
    <w:rsid w:val="00E02889"/>
    <w:rsid w:val="00E04CC9"/>
    <w:rsid w:val="00E05AA4"/>
    <w:rsid w:val="00E07FC8"/>
    <w:rsid w:val="00E21E47"/>
    <w:rsid w:val="00E226E5"/>
    <w:rsid w:val="00E23ECB"/>
    <w:rsid w:val="00E24AE1"/>
    <w:rsid w:val="00E26F91"/>
    <w:rsid w:val="00E27C6B"/>
    <w:rsid w:val="00E3193A"/>
    <w:rsid w:val="00E359CB"/>
    <w:rsid w:val="00E41B8D"/>
    <w:rsid w:val="00E518E9"/>
    <w:rsid w:val="00E53087"/>
    <w:rsid w:val="00E547D7"/>
    <w:rsid w:val="00E60100"/>
    <w:rsid w:val="00E63838"/>
    <w:rsid w:val="00E70B42"/>
    <w:rsid w:val="00E727FE"/>
    <w:rsid w:val="00E83E2D"/>
    <w:rsid w:val="00E87B03"/>
    <w:rsid w:val="00E9014B"/>
    <w:rsid w:val="00E90530"/>
    <w:rsid w:val="00E90822"/>
    <w:rsid w:val="00E95B1D"/>
    <w:rsid w:val="00EA19D8"/>
    <w:rsid w:val="00EA1C08"/>
    <w:rsid w:val="00EA3E92"/>
    <w:rsid w:val="00EA40DB"/>
    <w:rsid w:val="00EA6161"/>
    <w:rsid w:val="00EA7BB4"/>
    <w:rsid w:val="00EB1E0B"/>
    <w:rsid w:val="00EB2D31"/>
    <w:rsid w:val="00EB3243"/>
    <w:rsid w:val="00EB6781"/>
    <w:rsid w:val="00EC2FDE"/>
    <w:rsid w:val="00EC6AB8"/>
    <w:rsid w:val="00ED0BFB"/>
    <w:rsid w:val="00EE212D"/>
    <w:rsid w:val="00EE58E0"/>
    <w:rsid w:val="00EF0473"/>
    <w:rsid w:val="00EF3A50"/>
    <w:rsid w:val="00F02959"/>
    <w:rsid w:val="00F05F05"/>
    <w:rsid w:val="00F10C70"/>
    <w:rsid w:val="00F1119A"/>
    <w:rsid w:val="00F37CD3"/>
    <w:rsid w:val="00F50CDD"/>
    <w:rsid w:val="00F641E0"/>
    <w:rsid w:val="00F66A1F"/>
    <w:rsid w:val="00F673C2"/>
    <w:rsid w:val="00F74C23"/>
    <w:rsid w:val="00F75225"/>
    <w:rsid w:val="00F80500"/>
    <w:rsid w:val="00F8415C"/>
    <w:rsid w:val="00F85DB9"/>
    <w:rsid w:val="00F85EE7"/>
    <w:rsid w:val="00F913AD"/>
    <w:rsid w:val="00F92D74"/>
    <w:rsid w:val="00F9430C"/>
    <w:rsid w:val="00F956FE"/>
    <w:rsid w:val="00FA0A56"/>
    <w:rsid w:val="00FA7385"/>
    <w:rsid w:val="00FB1C34"/>
    <w:rsid w:val="00FC6A36"/>
    <w:rsid w:val="00FE5CC9"/>
    <w:rsid w:val="00FE5F10"/>
    <w:rsid w:val="00FE76CA"/>
    <w:rsid w:val="00FF6B4F"/>
    <w:rsid w:val="00FF7A50"/>
  </w:rsids>
  <m:mathPr>
    <m:mathFont m:val="Cambria Math"/>
    <m:brkBin m:val="before"/>
    <m:brkBinSub m:val="--"/>
    <m:smallFrac m:val="0"/>
    <m:dispDef/>
    <m:lMargin m:val="0"/>
    <m:rMargin m:val="0"/>
    <m:defJc m:val="centerGroup"/>
    <m:wrapIndent m:val="1440"/>
    <m:intLim m:val="subSup"/>
    <m:naryLim m:val="undOvr"/>
  </m:mathPr>
  <w:themeFontLang w:val="en-H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A7FC"/>
  <w15:chartTrackingRefBased/>
  <w15:docId w15:val="{8C4E0533-22F0-4B26-9DC2-9FF4DF134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883"/>
    <w:rPr>
      <w:rFonts w:eastAsiaTheme="majorEastAsia" w:cstheme="majorBidi"/>
      <w:color w:val="272727" w:themeColor="text1" w:themeTint="D8"/>
    </w:rPr>
  </w:style>
  <w:style w:type="paragraph" w:styleId="Title">
    <w:name w:val="Title"/>
    <w:basedOn w:val="Normal"/>
    <w:next w:val="Normal"/>
    <w:link w:val="TitleChar"/>
    <w:uiPriority w:val="10"/>
    <w:qFormat/>
    <w:rsid w:val="00072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883"/>
    <w:pPr>
      <w:spacing w:before="160"/>
      <w:jc w:val="center"/>
    </w:pPr>
    <w:rPr>
      <w:i/>
      <w:iCs/>
      <w:color w:val="404040" w:themeColor="text1" w:themeTint="BF"/>
    </w:rPr>
  </w:style>
  <w:style w:type="character" w:customStyle="1" w:styleId="QuoteChar">
    <w:name w:val="Quote Char"/>
    <w:basedOn w:val="DefaultParagraphFont"/>
    <w:link w:val="Quote"/>
    <w:uiPriority w:val="29"/>
    <w:rsid w:val="00072883"/>
    <w:rPr>
      <w:i/>
      <w:iCs/>
      <w:color w:val="404040" w:themeColor="text1" w:themeTint="BF"/>
    </w:rPr>
  </w:style>
  <w:style w:type="paragraph" w:styleId="ListParagraph">
    <w:name w:val="List Paragraph"/>
    <w:basedOn w:val="Normal"/>
    <w:uiPriority w:val="34"/>
    <w:qFormat/>
    <w:rsid w:val="00072883"/>
    <w:pPr>
      <w:ind w:left="720"/>
      <w:contextualSpacing/>
    </w:pPr>
  </w:style>
  <w:style w:type="character" w:styleId="IntenseEmphasis">
    <w:name w:val="Intense Emphasis"/>
    <w:basedOn w:val="DefaultParagraphFont"/>
    <w:uiPriority w:val="21"/>
    <w:qFormat/>
    <w:rsid w:val="00072883"/>
    <w:rPr>
      <w:i/>
      <w:iCs/>
      <w:color w:val="0F4761" w:themeColor="accent1" w:themeShade="BF"/>
    </w:rPr>
  </w:style>
  <w:style w:type="paragraph" w:styleId="IntenseQuote">
    <w:name w:val="Intense Quote"/>
    <w:basedOn w:val="Normal"/>
    <w:next w:val="Normal"/>
    <w:link w:val="IntenseQuoteChar"/>
    <w:uiPriority w:val="30"/>
    <w:qFormat/>
    <w:rsid w:val="00072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883"/>
    <w:rPr>
      <w:i/>
      <w:iCs/>
      <w:color w:val="0F4761" w:themeColor="accent1" w:themeShade="BF"/>
    </w:rPr>
  </w:style>
  <w:style w:type="character" w:styleId="IntenseReference">
    <w:name w:val="Intense Reference"/>
    <w:basedOn w:val="DefaultParagraphFont"/>
    <w:uiPriority w:val="32"/>
    <w:qFormat/>
    <w:rsid w:val="00072883"/>
    <w:rPr>
      <w:b/>
      <w:bCs/>
      <w:smallCaps/>
      <w:color w:val="0F4761" w:themeColor="accent1" w:themeShade="BF"/>
      <w:spacing w:val="5"/>
    </w:rPr>
  </w:style>
  <w:style w:type="character" w:styleId="Hyperlink">
    <w:name w:val="Hyperlink"/>
    <w:basedOn w:val="DefaultParagraphFont"/>
    <w:uiPriority w:val="99"/>
    <w:unhideWhenUsed/>
    <w:rsid w:val="00A815DE"/>
    <w:rPr>
      <w:color w:val="467886" w:themeColor="hyperlink"/>
      <w:u w:val="single"/>
    </w:rPr>
  </w:style>
  <w:style w:type="character" w:styleId="UnresolvedMention">
    <w:name w:val="Unresolved Mention"/>
    <w:basedOn w:val="DefaultParagraphFont"/>
    <w:uiPriority w:val="99"/>
    <w:semiHidden/>
    <w:unhideWhenUsed/>
    <w:rsid w:val="00A815DE"/>
    <w:rPr>
      <w:color w:val="605E5C"/>
      <w:shd w:val="clear" w:color="auto" w:fill="E1DFDD"/>
    </w:rPr>
  </w:style>
  <w:style w:type="paragraph" w:customStyle="1" w:styleId="nova-legacy-e-listitem">
    <w:name w:val="nova-legacy-e-list__item"/>
    <w:basedOn w:val="Normal"/>
    <w:rsid w:val="009861E2"/>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CommentReference">
    <w:name w:val="annotation reference"/>
    <w:basedOn w:val="DefaultParagraphFont"/>
    <w:uiPriority w:val="99"/>
    <w:semiHidden/>
    <w:unhideWhenUsed/>
    <w:rsid w:val="006C4A24"/>
    <w:rPr>
      <w:sz w:val="16"/>
      <w:szCs w:val="16"/>
    </w:rPr>
  </w:style>
  <w:style w:type="paragraph" w:styleId="CommentText">
    <w:name w:val="annotation text"/>
    <w:basedOn w:val="Normal"/>
    <w:link w:val="CommentTextChar"/>
    <w:uiPriority w:val="99"/>
    <w:unhideWhenUsed/>
    <w:rsid w:val="006C4A24"/>
    <w:pPr>
      <w:spacing w:line="240" w:lineRule="auto"/>
    </w:pPr>
    <w:rPr>
      <w:sz w:val="20"/>
      <w:szCs w:val="20"/>
    </w:rPr>
  </w:style>
  <w:style w:type="character" w:customStyle="1" w:styleId="CommentTextChar">
    <w:name w:val="Comment Text Char"/>
    <w:basedOn w:val="DefaultParagraphFont"/>
    <w:link w:val="CommentText"/>
    <w:uiPriority w:val="99"/>
    <w:rsid w:val="006C4A24"/>
    <w:rPr>
      <w:sz w:val="20"/>
      <w:szCs w:val="20"/>
    </w:rPr>
  </w:style>
  <w:style w:type="paragraph" w:styleId="CommentSubject">
    <w:name w:val="annotation subject"/>
    <w:basedOn w:val="CommentText"/>
    <w:next w:val="CommentText"/>
    <w:link w:val="CommentSubjectChar"/>
    <w:uiPriority w:val="99"/>
    <w:semiHidden/>
    <w:unhideWhenUsed/>
    <w:rsid w:val="006C4A24"/>
    <w:rPr>
      <w:b/>
      <w:bCs/>
    </w:rPr>
  </w:style>
  <w:style w:type="character" w:customStyle="1" w:styleId="CommentSubjectChar">
    <w:name w:val="Comment Subject Char"/>
    <w:basedOn w:val="CommentTextChar"/>
    <w:link w:val="CommentSubject"/>
    <w:uiPriority w:val="99"/>
    <w:semiHidden/>
    <w:rsid w:val="006C4A24"/>
    <w:rPr>
      <w:b/>
      <w:bCs/>
      <w:sz w:val="20"/>
      <w:szCs w:val="20"/>
    </w:rPr>
  </w:style>
  <w:style w:type="paragraph" w:styleId="Revision">
    <w:name w:val="Revision"/>
    <w:hidden/>
    <w:uiPriority w:val="99"/>
    <w:semiHidden/>
    <w:rsid w:val="00B102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558397">
      <w:bodyDiv w:val="1"/>
      <w:marLeft w:val="0"/>
      <w:marRight w:val="0"/>
      <w:marTop w:val="0"/>
      <w:marBottom w:val="0"/>
      <w:divBdr>
        <w:top w:val="none" w:sz="0" w:space="0" w:color="auto"/>
        <w:left w:val="none" w:sz="0" w:space="0" w:color="auto"/>
        <w:bottom w:val="none" w:sz="0" w:space="0" w:color="auto"/>
        <w:right w:val="none" w:sz="0" w:space="0" w:color="auto"/>
      </w:divBdr>
    </w:div>
    <w:div w:id="1834950796">
      <w:bodyDiv w:val="1"/>
      <w:marLeft w:val="0"/>
      <w:marRight w:val="0"/>
      <w:marTop w:val="0"/>
      <w:marBottom w:val="0"/>
      <w:divBdr>
        <w:top w:val="none" w:sz="0" w:space="0" w:color="auto"/>
        <w:left w:val="none" w:sz="0" w:space="0" w:color="auto"/>
        <w:bottom w:val="none" w:sz="0" w:space="0" w:color="auto"/>
        <w:right w:val="none" w:sz="0" w:space="0" w:color="auto"/>
      </w:divBdr>
      <w:divsChild>
        <w:div w:id="226232694">
          <w:marLeft w:val="0"/>
          <w:marRight w:val="0"/>
          <w:marTop w:val="0"/>
          <w:marBottom w:val="0"/>
          <w:divBdr>
            <w:top w:val="none" w:sz="0" w:space="0" w:color="auto"/>
            <w:left w:val="none" w:sz="0" w:space="0" w:color="auto"/>
            <w:bottom w:val="none" w:sz="0" w:space="0" w:color="auto"/>
            <w:right w:val="none" w:sz="0" w:space="0" w:color="auto"/>
          </w:divBdr>
          <w:divsChild>
            <w:div w:id="1703243537">
              <w:marLeft w:val="0"/>
              <w:marRight w:val="0"/>
              <w:marTop w:val="0"/>
              <w:marBottom w:val="0"/>
              <w:divBdr>
                <w:top w:val="none" w:sz="0" w:space="0" w:color="auto"/>
                <w:left w:val="none" w:sz="0" w:space="0" w:color="auto"/>
                <w:bottom w:val="none" w:sz="0" w:space="0" w:color="auto"/>
                <w:right w:val="none" w:sz="0" w:space="0" w:color="auto"/>
              </w:divBdr>
              <w:divsChild>
                <w:div w:id="505558709">
                  <w:marLeft w:val="0"/>
                  <w:marRight w:val="0"/>
                  <w:marTop w:val="0"/>
                  <w:marBottom w:val="0"/>
                  <w:divBdr>
                    <w:top w:val="none" w:sz="0" w:space="0" w:color="auto"/>
                    <w:left w:val="none" w:sz="0" w:space="0" w:color="auto"/>
                    <w:bottom w:val="none" w:sz="0" w:space="0" w:color="auto"/>
                    <w:right w:val="none" w:sz="0" w:space="0" w:color="auto"/>
                  </w:divBdr>
                  <w:divsChild>
                    <w:div w:id="1389261679">
                      <w:marLeft w:val="0"/>
                      <w:marRight w:val="0"/>
                      <w:marTop w:val="0"/>
                      <w:marBottom w:val="0"/>
                      <w:divBdr>
                        <w:top w:val="none" w:sz="0" w:space="0" w:color="auto"/>
                        <w:left w:val="none" w:sz="0" w:space="0" w:color="auto"/>
                        <w:bottom w:val="none" w:sz="0" w:space="0" w:color="auto"/>
                        <w:right w:val="none" w:sz="0" w:space="0" w:color="auto"/>
                      </w:divBdr>
                      <w:divsChild>
                        <w:div w:id="551310197">
                          <w:marLeft w:val="0"/>
                          <w:marRight w:val="0"/>
                          <w:marTop w:val="0"/>
                          <w:marBottom w:val="0"/>
                          <w:divBdr>
                            <w:top w:val="none" w:sz="0" w:space="0" w:color="auto"/>
                            <w:left w:val="none" w:sz="0" w:space="0" w:color="auto"/>
                            <w:bottom w:val="none" w:sz="0" w:space="0" w:color="auto"/>
                            <w:right w:val="none" w:sz="0" w:space="0" w:color="auto"/>
                          </w:divBdr>
                          <w:divsChild>
                            <w:div w:id="441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mages.webofknowledge.com/images/help/WOK/hp_database.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D661778EF774BEBB78E7A203186C7E5"/>
        <w:category>
          <w:name w:val="General"/>
          <w:gallery w:val="placeholder"/>
        </w:category>
        <w:types>
          <w:type w:val="bbPlcHdr"/>
        </w:types>
        <w:behaviors>
          <w:behavior w:val="content"/>
        </w:behaviors>
        <w:guid w:val="{6720DE2C-FCCF-4F5B-95FA-C1238BE851A4}"/>
      </w:docPartPr>
      <w:docPartBody>
        <w:p w:rsidR="00975DBA" w:rsidRDefault="00975DBA" w:rsidP="00975DBA">
          <w:pPr>
            <w:pStyle w:val="5D661778EF774BEBB78E7A203186C7E5"/>
          </w:pPr>
          <w:r w:rsidRPr="0042649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BA"/>
    <w:rsid w:val="002B62F6"/>
    <w:rsid w:val="00975DBA"/>
    <w:rsid w:val="00C43131"/>
    <w:rsid w:val="00E547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62F6"/>
    <w:rPr>
      <w:color w:val="666666"/>
    </w:rPr>
  </w:style>
  <w:style w:type="paragraph" w:customStyle="1" w:styleId="5D661778EF774BEBB78E7A203186C7E5">
    <w:name w:val="5D661778EF774BEBB78E7A203186C7E5"/>
    <w:rsid w:val="00975DBA"/>
  </w:style>
  <w:style w:type="paragraph" w:customStyle="1" w:styleId="235CD92C8DBC4174BDA0AA6E40BD36AA">
    <w:name w:val="235CD92C8DBC4174BDA0AA6E40BD36AA"/>
    <w:rsid w:val="002B62F6"/>
  </w:style>
  <w:style w:type="paragraph" w:customStyle="1" w:styleId="7C16D10D3DF7447D82D2580846B110E0">
    <w:name w:val="7C16D10D3DF7447D82D2580846B110E0"/>
    <w:rsid w:val="002B6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1495</TotalTime>
  <Pages>43</Pages>
  <Words>10222</Words>
  <Characters>58266</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Lim Ho</dc:creator>
  <cp:keywords/>
  <dc:description/>
  <cp:lastModifiedBy>Man Lim Ho</cp:lastModifiedBy>
  <cp:revision>556</cp:revision>
  <dcterms:created xsi:type="dcterms:W3CDTF">2024-05-30T23:59:00Z</dcterms:created>
  <dcterms:modified xsi:type="dcterms:W3CDTF">2024-07-11T00:56:00Z</dcterms:modified>
</cp:coreProperties>
</file>